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E3CB0" w14:textId="78AE9D85" w:rsidR="00120098" w:rsidRDefault="00FF3D8B" w:rsidP="00694EAD">
      <w:pPr>
        <w:spacing w:line="480" w:lineRule="auto"/>
        <w:jc w:val="center"/>
        <w:rPr>
          <w:b/>
          <w:bCs/>
        </w:rPr>
      </w:pPr>
      <w:r>
        <w:rPr>
          <w:b/>
          <w:bCs/>
        </w:rPr>
        <w:t xml:space="preserve"> </w:t>
      </w:r>
      <w:r w:rsidR="005A5023">
        <w:rPr>
          <w:b/>
          <w:bCs/>
        </w:rPr>
        <w:t>Blue Food</w:t>
      </w:r>
      <w:r w:rsidR="00FD34AA">
        <w:rPr>
          <w:b/>
          <w:bCs/>
        </w:rPr>
        <w:t xml:space="preserve"> Demand</w:t>
      </w:r>
      <w:r w:rsidR="005E308A">
        <w:rPr>
          <w:b/>
          <w:bCs/>
        </w:rPr>
        <w:t xml:space="preserve"> </w:t>
      </w:r>
      <w:r w:rsidR="005A5023">
        <w:rPr>
          <w:b/>
          <w:bCs/>
        </w:rPr>
        <w:t>Across Geographi</w:t>
      </w:r>
      <w:r w:rsidR="002177B2">
        <w:rPr>
          <w:b/>
          <w:bCs/>
        </w:rPr>
        <w:t>c</w:t>
      </w:r>
      <w:r w:rsidR="005A5023">
        <w:rPr>
          <w:b/>
          <w:bCs/>
        </w:rPr>
        <w:t xml:space="preserve"> and </w:t>
      </w:r>
      <w:r w:rsidR="005E308A">
        <w:rPr>
          <w:b/>
          <w:bCs/>
        </w:rPr>
        <w:t>Temporal Scales</w:t>
      </w:r>
    </w:p>
    <w:p w14:paraId="348B1C44" w14:textId="63A098E1" w:rsidR="00A070E3" w:rsidRDefault="00A070E3" w:rsidP="00A070E3">
      <w:pPr>
        <w:jc w:val="center"/>
      </w:pPr>
      <w:r>
        <w:t>Rosamond</w:t>
      </w:r>
      <w:r w:rsidR="0023568E">
        <w:t xml:space="preserve"> L.</w:t>
      </w:r>
      <w:r>
        <w:t xml:space="preserve"> Naylor</w:t>
      </w:r>
      <w:r w:rsidR="005C20D9" w:rsidRPr="005C20D9">
        <w:rPr>
          <w:vertAlign w:val="superscript"/>
        </w:rPr>
        <w:t>1</w:t>
      </w:r>
      <w:r w:rsidR="005C20D9">
        <w:rPr>
          <w:rStyle w:val="FootnoteReference"/>
        </w:rPr>
        <w:footnoteReference w:id="1"/>
      </w:r>
      <w:r>
        <w:t xml:space="preserve">, </w:t>
      </w:r>
      <w:proofErr w:type="spellStart"/>
      <w:r>
        <w:t>Avinash</w:t>
      </w:r>
      <w:proofErr w:type="spellEnd"/>
      <w:r>
        <w:t xml:space="preserve"> Kishore</w:t>
      </w:r>
      <w:r w:rsidR="005C20D9" w:rsidRPr="005C20D9">
        <w:rPr>
          <w:vertAlign w:val="superscript"/>
        </w:rPr>
        <w:t>2</w:t>
      </w:r>
      <w:r>
        <w:t xml:space="preserve">, </w:t>
      </w:r>
      <w:r w:rsidR="007F0D6B">
        <w:t xml:space="preserve">U. </w:t>
      </w:r>
      <w:r>
        <w:t>Rashid Sumaila</w:t>
      </w:r>
      <w:r w:rsidR="005C20D9" w:rsidRPr="005C20D9">
        <w:rPr>
          <w:vertAlign w:val="superscript"/>
        </w:rPr>
        <w:t>3</w:t>
      </w:r>
      <w:r>
        <w:t xml:space="preserve"> (lead authors)</w:t>
      </w:r>
    </w:p>
    <w:p w14:paraId="4235A4ED" w14:textId="7CCC70D0" w:rsidR="00A070E3" w:rsidRDefault="00A070E3" w:rsidP="00A070E3">
      <w:pPr>
        <w:jc w:val="center"/>
      </w:pPr>
      <w:r>
        <w:t>Ibrahim Issifu</w:t>
      </w:r>
      <w:r w:rsidR="005C20D9" w:rsidRPr="005C20D9">
        <w:rPr>
          <w:vertAlign w:val="superscript"/>
        </w:rPr>
        <w:t>3</w:t>
      </w:r>
      <w:r>
        <w:t>, Blaire</w:t>
      </w:r>
      <w:r w:rsidR="007F0D6B">
        <w:t xml:space="preserve"> P.</w:t>
      </w:r>
      <w:r>
        <w:t xml:space="preserve"> Hunter</w:t>
      </w:r>
      <w:r w:rsidR="005C20D9" w:rsidRPr="005C20D9">
        <w:rPr>
          <w:vertAlign w:val="superscript"/>
        </w:rPr>
        <w:t>1</w:t>
      </w:r>
      <w:r>
        <w:t>,</w:t>
      </w:r>
      <w:r w:rsidR="00B53F56">
        <w:t xml:space="preserve"> </w:t>
      </w:r>
      <w:r>
        <w:t>Ben Belton</w:t>
      </w:r>
      <w:r w:rsidR="005C20D9" w:rsidRPr="005C20D9">
        <w:rPr>
          <w:vertAlign w:val="superscript"/>
        </w:rPr>
        <w:t>4</w:t>
      </w:r>
      <w:r w:rsidR="005C20D9">
        <w:rPr>
          <w:vertAlign w:val="superscript"/>
        </w:rPr>
        <w:t>,5</w:t>
      </w:r>
      <w:r>
        <w:t>, Simon</w:t>
      </w:r>
      <w:r w:rsidR="007F0D6B">
        <w:t xml:space="preserve"> R.</w:t>
      </w:r>
      <w:r>
        <w:t xml:space="preserve"> Bush</w:t>
      </w:r>
      <w:r w:rsidR="005C20D9">
        <w:rPr>
          <w:vertAlign w:val="superscript"/>
        </w:rPr>
        <w:t>6</w:t>
      </w:r>
      <w:r>
        <w:t>, Ling Cao</w:t>
      </w:r>
      <w:r w:rsidR="005C20D9">
        <w:rPr>
          <w:vertAlign w:val="superscript"/>
        </w:rPr>
        <w:t>7</w:t>
      </w:r>
      <w:r>
        <w:t>, Stefan Gel</w:t>
      </w:r>
      <w:r w:rsidR="000A3989">
        <w:t>c</w:t>
      </w:r>
      <w:r>
        <w:t>ich</w:t>
      </w:r>
      <w:r w:rsidR="005C20D9">
        <w:rPr>
          <w:vertAlign w:val="superscript"/>
        </w:rPr>
        <w:t>8</w:t>
      </w:r>
      <w:r>
        <w:t xml:space="preserve">, </w:t>
      </w:r>
      <w:r w:rsidR="00EB296E">
        <w:t>Jessica</w:t>
      </w:r>
      <w:r w:rsidR="00A31DFC">
        <w:t xml:space="preserve"> A.</w:t>
      </w:r>
      <w:r w:rsidR="00EB296E">
        <w:t xml:space="preserve"> Gephart</w:t>
      </w:r>
      <w:r w:rsidR="00EB296E" w:rsidRPr="004A24ED">
        <w:rPr>
          <w:vertAlign w:val="superscript"/>
        </w:rPr>
        <w:t>9</w:t>
      </w:r>
      <w:r w:rsidR="00EB296E">
        <w:t xml:space="preserve">, </w:t>
      </w:r>
      <w:r>
        <w:t>Christopher</w:t>
      </w:r>
      <w:r w:rsidR="007F0D6B">
        <w:t xml:space="preserve"> D.</w:t>
      </w:r>
      <w:r>
        <w:t xml:space="preserve"> Golden</w:t>
      </w:r>
      <w:r w:rsidR="004A24ED">
        <w:rPr>
          <w:vertAlign w:val="superscript"/>
        </w:rPr>
        <w:t>10</w:t>
      </w:r>
      <w:r>
        <w:t>,</w:t>
      </w:r>
      <w:r w:rsidR="00B53F56">
        <w:t xml:space="preserve"> </w:t>
      </w:r>
      <w:r>
        <w:t>Malin Jonell</w:t>
      </w:r>
      <w:r w:rsidR="005C20D9">
        <w:rPr>
          <w:vertAlign w:val="superscript"/>
        </w:rPr>
        <w:t>1</w:t>
      </w:r>
      <w:r w:rsidR="004A24ED">
        <w:rPr>
          <w:vertAlign w:val="superscript"/>
        </w:rPr>
        <w:t>1</w:t>
      </w:r>
      <w:r>
        <w:t>,</w:t>
      </w:r>
      <w:r w:rsidR="0047064B">
        <w:t xml:space="preserve"> </w:t>
      </w:r>
      <w:r w:rsidR="009C61F7">
        <w:t xml:space="preserve">J. </w:t>
      </w:r>
      <w:r w:rsidR="0047064B">
        <w:t>Zach</w:t>
      </w:r>
      <w:r w:rsidR="009C61F7">
        <w:t>ary</w:t>
      </w:r>
      <w:r w:rsidR="0047064B">
        <w:t xml:space="preserve"> Koehn</w:t>
      </w:r>
      <w:r w:rsidR="0047064B" w:rsidRPr="005A5023">
        <w:rPr>
          <w:vertAlign w:val="superscript"/>
        </w:rPr>
        <w:t>1</w:t>
      </w:r>
      <w:r w:rsidR="0047064B">
        <w:t xml:space="preserve">, </w:t>
      </w:r>
      <w:r>
        <w:t>David</w:t>
      </w:r>
      <w:r w:rsidR="007F0D6B">
        <w:t xml:space="preserve"> C.</w:t>
      </w:r>
      <w:r>
        <w:t xml:space="preserve"> Little</w:t>
      </w:r>
      <w:r w:rsidR="005C20D9" w:rsidRPr="005C20D9">
        <w:rPr>
          <w:vertAlign w:val="superscript"/>
        </w:rPr>
        <w:t>1</w:t>
      </w:r>
      <w:r w:rsidR="00EE2943">
        <w:rPr>
          <w:vertAlign w:val="superscript"/>
        </w:rPr>
        <w:t>2</w:t>
      </w:r>
      <w:r>
        <w:t>, Shakuntala</w:t>
      </w:r>
      <w:r w:rsidR="007F0D6B">
        <w:t xml:space="preserve"> H.</w:t>
      </w:r>
      <w:r>
        <w:t xml:space="preserve"> Thilsted</w:t>
      </w:r>
      <w:r w:rsidR="005C20D9" w:rsidRPr="005C20D9">
        <w:rPr>
          <w:vertAlign w:val="superscript"/>
        </w:rPr>
        <w:t>4</w:t>
      </w:r>
      <w:r>
        <w:t xml:space="preserve">, </w:t>
      </w:r>
      <w:r w:rsidR="00B53F56">
        <w:t>Michelle Tigchelaar</w:t>
      </w:r>
      <w:r w:rsidR="00B53F56" w:rsidRPr="005C20D9">
        <w:rPr>
          <w:vertAlign w:val="superscript"/>
        </w:rPr>
        <w:t>1</w:t>
      </w:r>
      <w:r w:rsidR="00B53F56" w:rsidRPr="00B53F56">
        <w:t>,</w:t>
      </w:r>
      <w:r w:rsidR="00B53F56">
        <w:t xml:space="preserve"> </w:t>
      </w:r>
      <w:r>
        <w:t>Beatrice Crona</w:t>
      </w:r>
      <w:r w:rsidR="005C20D9" w:rsidRPr="005C20D9">
        <w:rPr>
          <w:vertAlign w:val="superscript"/>
        </w:rPr>
        <w:t>1</w:t>
      </w:r>
      <w:r w:rsidR="00EE2943">
        <w:rPr>
          <w:vertAlign w:val="superscript"/>
        </w:rPr>
        <w:t>1</w:t>
      </w:r>
    </w:p>
    <w:p w14:paraId="392BF572" w14:textId="77777777" w:rsidR="00ED6A58" w:rsidRDefault="00ED6A58" w:rsidP="007F0D6B">
      <w:pPr>
        <w:rPr>
          <w:b/>
          <w:bCs/>
        </w:rPr>
      </w:pPr>
    </w:p>
    <w:p w14:paraId="0383E474" w14:textId="77777777" w:rsidR="008F596D" w:rsidRDefault="008F596D" w:rsidP="007F0D6B">
      <w:pPr>
        <w:rPr>
          <w:b/>
          <w:bCs/>
        </w:rPr>
      </w:pPr>
    </w:p>
    <w:p w14:paraId="6635DCF8" w14:textId="64A75C11" w:rsidR="007F0D6B" w:rsidRPr="00CB2A7A" w:rsidRDefault="007F0D6B" w:rsidP="007F0D6B">
      <w:r w:rsidRPr="007F0D6B">
        <w:rPr>
          <w:b/>
          <w:bCs/>
        </w:rPr>
        <w:t>Abstract</w:t>
      </w:r>
      <w:r w:rsidR="005A5023">
        <w:rPr>
          <w:b/>
          <w:bCs/>
        </w:rPr>
        <w:t xml:space="preserve"> </w:t>
      </w:r>
    </w:p>
    <w:p w14:paraId="2A816D54" w14:textId="77777777" w:rsidR="007F0D6B" w:rsidRPr="00CB2A7A" w:rsidRDefault="007F0D6B" w:rsidP="007F0D6B"/>
    <w:p w14:paraId="0A148901" w14:textId="2A908C6C" w:rsidR="00F2219D" w:rsidRDefault="00F2219D" w:rsidP="00F2219D">
      <w:pPr>
        <w:spacing w:line="480" w:lineRule="auto"/>
        <w:jc w:val="both"/>
      </w:pPr>
      <w:r w:rsidRPr="00CB2A7A">
        <w:t>Numerous studies have focused on the need to expand production of</w:t>
      </w:r>
      <w:r>
        <w:t xml:space="preserve"> </w:t>
      </w:r>
      <w:r w:rsidRPr="00CB2A7A">
        <w:t>'blue foods'</w:t>
      </w:r>
      <w:r>
        <w:t>, defined as</w:t>
      </w:r>
      <w:r w:rsidRPr="00CB2A7A">
        <w:t xml:space="preserve"> aquatic foods</w:t>
      </w:r>
      <w:r>
        <w:t xml:space="preserve"> </w:t>
      </w:r>
      <w:r w:rsidRPr="00CB2A7A">
        <w:t>captured or cultivated in marine and freshwater systems</w:t>
      </w:r>
      <w:r>
        <w:t xml:space="preserve">, </w:t>
      </w:r>
      <w:r w:rsidRPr="00CB2A7A">
        <w:t>to meet rising population- and income-driven demand.</w:t>
      </w:r>
      <w:r>
        <w:t xml:space="preserve"> </w:t>
      </w:r>
      <w:r w:rsidRPr="005E3AED">
        <w:t xml:space="preserve">This paper </w:t>
      </w:r>
      <w:r>
        <w:t xml:space="preserve">analyzes </w:t>
      </w:r>
      <w:r w:rsidR="00274D0A">
        <w:t>the roles of</w:t>
      </w:r>
      <w:r>
        <w:t xml:space="preserve"> economic, demographic, and geographic factors and preferences </w:t>
      </w:r>
      <w:r w:rsidR="00274D0A">
        <w:t xml:space="preserve">in shaping patterns of </w:t>
      </w:r>
      <w:r>
        <w:t>blue food consumption. Results show a weak cross-sectional relationship between per capita income and consumption globally when using an aggregate metric of</w:t>
      </w:r>
      <w:r w:rsidR="00274D0A">
        <w:t xml:space="preserve"> fish</w:t>
      </w:r>
      <w:r>
        <w:t>. Disaggregation by fish species group reveals distinct geographic patterns;</w:t>
      </w:r>
      <w:r w:rsidR="00824DE6">
        <w:t xml:space="preserve"> for example, </w:t>
      </w:r>
      <w:r>
        <w:t xml:space="preserve">high consumption of freshwater fish in China and </w:t>
      </w:r>
      <w:r w:rsidR="00C23CE3">
        <w:t xml:space="preserve">pelagic </w:t>
      </w:r>
      <w:r>
        <w:t>fish in</w:t>
      </w:r>
      <w:r w:rsidR="00C23CE3">
        <w:t xml:space="preserve"> Ghana and Peru</w:t>
      </w:r>
      <w:r>
        <w:t xml:space="preserve"> where these fish are </w:t>
      </w:r>
      <w:r w:rsidR="00274D0A">
        <w:t xml:space="preserve">widely </w:t>
      </w:r>
      <w:r>
        <w:t xml:space="preserve">available, affordable, and historically established in cuisines. </w:t>
      </w:r>
      <w:commentRangeStart w:id="4"/>
      <w:r>
        <w:t xml:space="preserve">The nutrition and environmental impacts of </w:t>
      </w:r>
      <w:r w:rsidR="00824DE6">
        <w:t xml:space="preserve">fish </w:t>
      </w:r>
      <w:r>
        <w:t xml:space="preserve">consumption, projected to grow by </w:t>
      </w:r>
      <w:r w:rsidR="00837C36">
        <w:t xml:space="preserve">82% </w:t>
      </w:r>
      <w:r>
        <w:t xml:space="preserve">in edible weight and </w:t>
      </w:r>
      <w:r w:rsidR="00824DE6">
        <w:t xml:space="preserve">almost </w:t>
      </w:r>
      <w:ins w:id="5" w:author="Ling" w:date="2021-05-20T10:55:00Z">
        <w:r w:rsidR="00007A03">
          <w:t>double</w:t>
        </w:r>
      </w:ins>
      <w:del w:id="6" w:author="Ling" w:date="2021-05-20T10:55:00Z">
        <w:r w:rsidDel="00007A03">
          <w:delText>doubling</w:delText>
        </w:r>
      </w:del>
      <w:r>
        <w:t xml:space="preserve"> in live weight</w:t>
      </w:r>
      <w:r w:rsidR="00FD6FBC">
        <w:t xml:space="preserve"> from 2015</w:t>
      </w:r>
      <w:r w:rsidR="00824DE6">
        <w:t xml:space="preserve"> to 2050</w:t>
      </w:r>
      <w:r>
        <w:t xml:space="preserve">, will depend on substitution among fish </w:t>
      </w:r>
      <w:r w:rsidR="00A07DB3">
        <w:t xml:space="preserve">groups </w:t>
      </w:r>
      <w:r>
        <w:t xml:space="preserve">and other </w:t>
      </w:r>
      <w:commentRangeStart w:id="7"/>
      <w:commentRangeStart w:id="8"/>
      <w:r>
        <w:t>animal source</w:t>
      </w:r>
      <w:del w:id="9" w:author="Michelle Tigchelaar" w:date="2021-05-19T10:12:00Z">
        <w:r w:rsidDel="00F07A51">
          <w:delText>d</w:delText>
        </w:r>
      </w:del>
      <w:r>
        <w:t xml:space="preserve"> </w:t>
      </w:r>
      <w:commentRangeEnd w:id="7"/>
      <w:r w:rsidR="00F07A51">
        <w:rPr>
          <w:rStyle w:val="CommentReference"/>
          <w:rFonts w:asciiTheme="minorHAnsi" w:eastAsiaTheme="minorEastAsia" w:hAnsiTheme="minorHAnsi" w:cstheme="minorBidi"/>
          <w:kern w:val="2"/>
          <w:lang w:eastAsia="zh-CN"/>
        </w:rPr>
        <w:commentReference w:id="7"/>
      </w:r>
      <w:commentRangeEnd w:id="8"/>
      <w:r w:rsidR="00D14CC0">
        <w:rPr>
          <w:rStyle w:val="CommentReference"/>
          <w:rFonts w:asciiTheme="minorHAnsi" w:eastAsiaTheme="minorEastAsia" w:hAnsiTheme="minorHAnsi" w:cstheme="minorBidi"/>
          <w:kern w:val="2"/>
          <w:lang w:eastAsia="zh-CN"/>
        </w:rPr>
        <w:commentReference w:id="8"/>
      </w:r>
      <w:r>
        <w:t>foods in national diets.</w:t>
      </w:r>
      <w:commentRangeEnd w:id="4"/>
      <w:r w:rsidR="00214D92">
        <w:rPr>
          <w:rStyle w:val="CommentReference"/>
          <w:rFonts w:asciiTheme="minorHAnsi" w:eastAsiaTheme="minorEastAsia" w:hAnsiTheme="minorHAnsi" w:cstheme="minorBidi"/>
          <w:kern w:val="2"/>
          <w:lang w:eastAsia="zh-CN"/>
        </w:rPr>
        <w:commentReference w:id="4"/>
      </w:r>
    </w:p>
    <w:p w14:paraId="4775062D" w14:textId="49F9D2B3" w:rsidR="00BE5A44" w:rsidRDefault="00BE5A44">
      <w:r>
        <w:br w:type="page"/>
      </w:r>
    </w:p>
    <w:p w14:paraId="5C7D049A" w14:textId="77777777" w:rsidR="002E55EC" w:rsidRPr="00FF7444" w:rsidRDefault="002E55EC" w:rsidP="002E55EC">
      <w:pPr>
        <w:spacing w:line="480" w:lineRule="auto"/>
        <w:jc w:val="both"/>
        <w:rPr>
          <w:b/>
          <w:bCs/>
        </w:rPr>
      </w:pPr>
      <w:r>
        <w:rPr>
          <w:b/>
          <w:bCs/>
        </w:rPr>
        <w:lastRenderedPageBreak/>
        <w:t xml:space="preserve">1. </w:t>
      </w:r>
      <w:r w:rsidRPr="00FF7444">
        <w:rPr>
          <w:b/>
          <w:bCs/>
        </w:rPr>
        <w:t>Introduction</w:t>
      </w:r>
    </w:p>
    <w:p w14:paraId="4326702C" w14:textId="355CD3C8" w:rsidR="002E55EC" w:rsidRDefault="002E55EC" w:rsidP="005E3AED">
      <w:pPr>
        <w:spacing w:line="480" w:lineRule="auto"/>
        <w:jc w:val="both"/>
      </w:pPr>
      <w:r w:rsidRPr="005E3AED">
        <w:t>Understanding the demand for aquatic foods is critical for assessing their current and future role in global food systems. A common view is that the production of aquatic foods</w:t>
      </w:r>
      <w:r w:rsidR="004C05E2" w:rsidRPr="005E3AED">
        <w:t>,</w:t>
      </w:r>
      <w:r w:rsidRPr="005E3AED">
        <w:t xml:space="preserve"> referred to here as 'blue foods' captured from or cultivated in marine and freshwater systems</w:t>
      </w:r>
      <w:r w:rsidR="004C05E2" w:rsidRPr="005E3AED">
        <w:t>,</w:t>
      </w:r>
      <w:r w:rsidRPr="005E3AED">
        <w:t xml:space="preserve"> will need to expand in coming decades to meet population- and income-driven demand. The regional and species-specific aspects of demand are often obscured, however, raising questions about the alignment of demand and supply across a diverse array of aquatic food systems. This paper examines blue food demand for multiple species groups across regions over time. Unlike other papers that present comprehensive models of fish demand</w:t>
      </w:r>
      <w:r w:rsidR="00527998" w:rsidRPr="005E3AED">
        <w:fldChar w:fldCharType="begin">
          <w:fldData xml:space="preserve">PEVuZE5vdGU+PENpdGU+PEF1dGhvcj5EZXk8L0F1dGhvcj48WWVhcj4yMDA4PC9ZZWFyPjxSZWNO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</w:fldData>
        </w:fldChar>
      </w:r>
      <w:r w:rsidR="00A6044F">
        <w:instrText xml:space="preserve"> ADDIN EN.CITE </w:instrText>
      </w:r>
      <w:r w:rsidR="00A6044F">
        <w:fldChar w:fldCharType="begin">
          <w:fldData xml:space="preserve">PEVuZE5vdGU+PENpdGU+PEF1dGhvcj5EZXk8L0F1dGhvcj48WWVhcj4yMDA4PC9ZZWFyPjxSZWNO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</w:fldData>
        </w:fldChar>
      </w:r>
      <w:r w:rsidR="00A6044F">
        <w:instrText xml:space="preserve"> ADDIN EN.CITE.DATA </w:instrText>
      </w:r>
      <w:r w:rsidR="00A6044F">
        <w:fldChar w:fldCharType="end"/>
      </w:r>
      <w:r w:rsidR="00527998" w:rsidRPr="005E3AED">
        <w:fldChar w:fldCharType="separate"/>
      </w:r>
      <w:r w:rsidR="00527998" w:rsidRPr="005E3AED">
        <w:rPr>
          <w:noProof/>
          <w:vertAlign w:val="superscript"/>
        </w:rPr>
        <w:t>1-5</w:t>
      </w:r>
      <w:r w:rsidR="00527998" w:rsidRPr="005E3AED">
        <w:fldChar w:fldCharType="end"/>
      </w:r>
      <w:r w:rsidR="00527998" w:rsidRPr="005E3AED">
        <w:t xml:space="preserve">, </w:t>
      </w:r>
      <w:r w:rsidR="005E3AED">
        <w:t xml:space="preserve">this study provides a synthetic </w:t>
      </w:r>
      <w:r w:rsidRPr="005E3AED">
        <w:t>analysis</w:t>
      </w:r>
      <w:r w:rsidR="005E3AED">
        <w:t xml:space="preserve"> </w:t>
      </w:r>
      <w:r w:rsidRPr="005E3AED">
        <w:t>based on secondary data, published model results, and case studies at national to sub-national scales</w:t>
      </w:r>
      <w:r w:rsidR="005E3AED">
        <w:t xml:space="preserve"> to</w:t>
      </w:r>
      <w:r w:rsidR="005E3AED" w:rsidRPr="005E3AED">
        <w:rPr>
          <w:color w:val="000000"/>
        </w:rPr>
        <w:t xml:space="preserve"> </w:t>
      </w:r>
      <w:r w:rsidR="005E3AED">
        <w:rPr>
          <w:color w:val="000000"/>
        </w:rPr>
        <w:t>characterize</w:t>
      </w:r>
      <w:r w:rsidR="00D37310">
        <w:rPr>
          <w:color w:val="000000"/>
        </w:rPr>
        <w:t xml:space="preserve"> the diverse and changing nature of blue food consumption</w:t>
      </w:r>
      <w:r>
        <w:t>.</w:t>
      </w:r>
      <w:r w:rsidR="001448EB">
        <w:t xml:space="preserve"> It also compares </w:t>
      </w:r>
      <w:r w:rsidR="00907972">
        <w:t xml:space="preserve">consumption </w:t>
      </w:r>
      <w:r w:rsidR="001448EB">
        <w:t xml:space="preserve">patterns </w:t>
      </w:r>
      <w:r w:rsidR="00907972">
        <w:t>for</w:t>
      </w:r>
      <w:r w:rsidR="001448EB">
        <w:t xml:space="preserve"> fish and terrestrial meat</w:t>
      </w:r>
      <w:r w:rsidR="00C11A8E">
        <w:t xml:space="preserve"> </w:t>
      </w:r>
      <w:r w:rsidR="001448EB">
        <w:t xml:space="preserve">that </w:t>
      </w:r>
      <w:r w:rsidR="00907972">
        <w:t xml:space="preserve">are </w:t>
      </w:r>
      <w:commentRangeStart w:id="10"/>
      <w:r w:rsidR="001448EB">
        <w:t>substitutes</w:t>
      </w:r>
      <w:commentRangeEnd w:id="10"/>
      <w:r w:rsidR="006D79CA">
        <w:rPr>
          <w:rStyle w:val="CommentReference"/>
          <w:rFonts w:asciiTheme="minorHAnsi" w:eastAsiaTheme="minorEastAsia" w:hAnsiTheme="minorHAnsi" w:cstheme="minorBidi"/>
          <w:kern w:val="2"/>
          <w:lang w:eastAsia="zh-CN"/>
        </w:rPr>
        <w:commentReference w:id="10"/>
      </w:r>
      <w:r w:rsidR="00F36CCD">
        <w:t xml:space="preserve"> in demand.</w:t>
      </w:r>
      <w:r w:rsidR="001448EB">
        <w:t xml:space="preserve"> </w:t>
      </w:r>
      <w:del w:id="11" w:author="Beatrice Crona" w:date="2021-05-19T17:30:00Z">
        <w:r w:rsidDel="006D79CA">
          <w:delText xml:space="preserve">An </w:delText>
        </w:r>
      </w:del>
      <w:ins w:id="12" w:author="Beatrice Crona" w:date="2021-05-19T17:30:00Z">
        <w:r w:rsidR="006D79CA">
          <w:t xml:space="preserve">Together, this </w:t>
        </w:r>
      </w:ins>
      <w:r>
        <w:t>assessment of blue food demand across geographies</w:t>
      </w:r>
      <w:r w:rsidR="0006702A">
        <w:t xml:space="preserve"> and time</w:t>
      </w:r>
      <w:r w:rsidR="001914F6">
        <w:t xml:space="preserve"> horizons</w:t>
      </w:r>
      <w:r w:rsidR="0006702A">
        <w:t xml:space="preserve"> </w:t>
      </w:r>
      <w:r>
        <w:t>provides insight into the nutritional and environment</w:t>
      </w:r>
      <w:r w:rsidR="0088171A">
        <w:t xml:space="preserve">al </w:t>
      </w:r>
      <w:r>
        <w:t xml:space="preserve">outcomes of changing diets, as discussed in the final section. </w:t>
      </w:r>
    </w:p>
    <w:p w14:paraId="41935A07" w14:textId="1711FA16" w:rsidR="0088634D" w:rsidRPr="000E3F06" w:rsidRDefault="0088634D" w:rsidP="0088634D">
      <w:pPr>
        <w:spacing w:line="480" w:lineRule="auto"/>
        <w:jc w:val="both"/>
      </w:pPr>
      <w:r>
        <w:tab/>
        <w:t xml:space="preserve">The conceptual framework for this study </w:t>
      </w:r>
      <w:r w:rsidR="001914F6">
        <w:t xml:space="preserve">aligns with </w:t>
      </w:r>
      <w:r>
        <w:t>consumer theory</w:t>
      </w:r>
      <w:r w:rsidR="008C2DEB">
        <w:fldChar w:fldCharType="begin"/>
      </w:r>
      <w:r w:rsidR="00EE5F65">
        <w:instrText xml:space="preserve"> ADDIN EN.CITE &lt;EndNote&gt;&lt;Cite&gt;&lt;Author&gt;Deaton&lt;/Author&gt;&lt;Year&gt;1980&lt;/Year&gt;&lt;RecNum&gt;830&lt;/RecNum&gt;&lt;DisplayText&gt;&lt;style face="superscript"&gt;6,7&lt;/style&gt;&lt;/DisplayText&gt;&lt;record&gt;&lt;rec-number&gt;830&lt;/rec-number&gt;&lt;foreign-keys&gt;&lt;key app="EN" db-id="0zvrtv5w82pv06eereq5rxf6rr00arp2f0zt" timestamp="1619800066"&gt;830&lt;/key&gt;&lt;/foreign-keys&gt;&lt;ref-type name="Book"&gt;6&lt;/ref-type&gt;&lt;contributors&gt;&lt;authors&gt;&lt;author&gt;Deaton, A.&lt;/author&gt;&lt;author&gt;Muellbauer, J.&lt;/author&gt;&lt;/authors&gt;&lt;/contributors&gt;&lt;titles&gt;&lt;title&gt;Economics and Consumer Behavior&lt;/title&gt;&lt;/titles&gt;&lt;dates&gt;&lt;year&gt;1980&lt;/year&gt;&lt;/dates&gt;&lt;publisher&gt;Cambridge University Press&lt;/publisher&gt;&lt;urls&gt;&lt;/urls&gt;&lt;/record&gt;&lt;/Cite&gt;&lt;Cite&gt;&lt;Author&gt;Unnevehr&lt;/Author&gt;&lt;Year&gt;2010&lt;/Year&gt;&lt;RecNum&gt;842&lt;/RecNum&gt;&lt;record&gt;&lt;rec-number&gt;842&lt;/rec-number&gt;&lt;foreign-keys&gt;&lt;key app="EN" db-id="0zvrtv5w82pv06eereq5rxf6rr00arp2f0zt" timestamp="1620165697"&gt;842&lt;/key&gt;&lt;/foreign-keys&gt;&lt;ref-type name="Journal Article"&gt;17&lt;/ref-type&gt;&lt;contributors&gt;&lt;authors&gt;&lt;author&gt;Unnevehr, Laurian&lt;/author&gt;&lt;author&gt;Eales, James&lt;/author&gt;&lt;author&gt;Jensen, Helen&lt;/author&gt;&lt;author&gt;Lusk, Jayson&lt;/author&gt;&lt;author&gt;McCluskey, Jill&lt;/author&gt;&lt;author&gt;Kinsey, Jean&lt;/author&gt;&lt;/authors&gt;&lt;/contributors&gt;&lt;titles&gt;&lt;title&gt;Food and Consumer Economics&lt;/title&gt;&lt;secondary-title&gt;American Journal of Agricultural Economics&lt;/secondary-title&gt;&lt;/titles&gt;&lt;periodical&gt;&lt;full-title&gt;American Journal of Agricultural Economics&lt;/full-title&gt;&lt;/periodical&gt;&lt;pages&gt;506-521&lt;/pages&gt;&lt;volume&gt;92(2)&lt;/volume&gt;&lt;dates&gt;&lt;year&gt;2010&lt;/year&gt;&lt;/dates&gt;&lt;urls&gt;&lt;/urls&gt;&lt;/record&gt;&lt;/Cite&gt;&lt;/EndNote&gt;</w:instrText>
      </w:r>
      <w:r w:rsidR="008C2DEB">
        <w:fldChar w:fldCharType="separate"/>
      </w:r>
      <w:r w:rsidR="00EE5F65" w:rsidRPr="00EE5F65">
        <w:rPr>
          <w:noProof/>
          <w:vertAlign w:val="superscript"/>
        </w:rPr>
        <w:t>6,7</w:t>
      </w:r>
      <w:r w:rsidR="008C2DEB">
        <w:fldChar w:fldCharType="end"/>
      </w:r>
      <w:r>
        <w:t xml:space="preserve"> </w:t>
      </w:r>
      <w:r w:rsidR="001914F6">
        <w:t xml:space="preserve">characterizing </w:t>
      </w:r>
      <w:r>
        <w:t xml:space="preserve">blue food demand as </w:t>
      </w:r>
      <w:r w:rsidRPr="008537D2">
        <w:t>a function of population, income, relative prices,</w:t>
      </w:r>
      <w:r>
        <w:t xml:space="preserve"> and</w:t>
      </w:r>
      <w:r w:rsidRPr="008537D2">
        <w:t xml:space="preserve"> preferences</w:t>
      </w:r>
      <w:r>
        <w:t>; other household characteristics such as employment and urban versus rural residence are embedded in preferences</w:t>
      </w:r>
      <w:r w:rsidRPr="008537D2">
        <w:t xml:space="preserve">. </w:t>
      </w:r>
      <w:r>
        <w:t xml:space="preserve">Consumption is determined by </w:t>
      </w:r>
      <w:r w:rsidRPr="008537D2">
        <w:t>a two-step</w:t>
      </w:r>
      <w:r>
        <w:t xml:space="preserve"> budgeting</w:t>
      </w:r>
      <w:r w:rsidRPr="008537D2">
        <w:t xml:space="preserve"> process</w:t>
      </w:r>
      <w:r>
        <w:t xml:space="preserve"> wherein consumers first allocate expenditures among separate groups of goods (for example, food versus non-food) and then allocate spending within each group (for example, different types of fish or fish versus </w:t>
      </w:r>
      <w:r w:rsidR="0088171A">
        <w:t>terrestrial meat</w:t>
      </w:r>
      <w:r>
        <w:t>). Food typically comprises a large budget share for low-income consumers, making their food purchases more responsive to changes in prices and income than wealthy consumers.</w:t>
      </w:r>
      <w:r w:rsidR="00531B55">
        <w:t xml:space="preserve"> </w:t>
      </w:r>
      <w:r>
        <w:t>Accordingly, the income elasticity of demand for food in the aggregate</w:t>
      </w:r>
      <w:r w:rsidR="00635C09">
        <w:t xml:space="preserve">, a metric of the </w:t>
      </w:r>
      <w:r w:rsidR="00635C09">
        <w:lastRenderedPageBreak/>
        <w:t>responsiveness of demand to changes in income (see Methods),</w:t>
      </w:r>
      <w:r>
        <w:t xml:space="preserve"> is higher for low-income populations than for high-income populations and declines with income growth (Engel's Law)</w:t>
      </w:r>
      <w:r w:rsidR="008C2DEB">
        <w:fldChar w:fldCharType="begin"/>
      </w:r>
      <w:r w:rsidR="00EE5F65">
        <w:instrText xml:space="preserve"> ADDIN EN.CITE &lt;EndNote&gt;&lt;Cite&gt;&lt;Author&gt;Timmer&lt;/Author&gt;&lt;Year&gt;1983&lt;/Year&gt;&lt;RecNum&gt;803&lt;/RecNum&gt;&lt;DisplayText&gt;&lt;style face="superscript"&gt;8,9&lt;/style&gt;&lt;/DisplayText&gt;&lt;record&gt;&lt;rec-number&gt;803&lt;/rec-number&gt;&lt;foreign-keys&gt;&lt;key app="EN" db-id="0zvrtv5w82pv06eereq5rxf6rr00arp2f0zt" timestamp="1610070914"&gt;803&lt;/key&gt;&lt;/foreign-keys&gt;&lt;ref-type name="Book"&gt;6&lt;/ref-type&gt;&lt;contributors&gt;&lt;authors&gt;&lt;author&gt;Timmer, C.P.&lt;/author&gt;&lt;author&gt;Falcon, W.P.&lt;/author&gt;&lt;author&gt;Pearson, S.&lt;/author&gt;&lt;/authors&gt;&lt;/contributors&gt;&lt;titles&gt;&lt;title&gt;Food Policy Analysis&lt;/title&gt;&lt;/titles&gt;&lt;dates&gt;&lt;year&gt;1983&lt;/year&gt;&lt;/dates&gt;&lt;publisher&gt;Cornell University Press&lt;/publisher&gt;&lt;urls&gt;&lt;/urls&gt;&lt;/record&gt;&lt;/Cite&gt;&lt;Cite&gt;&lt;Author&gt;Clements&lt;/Author&gt;&lt;Year&gt;2018&lt;/Year&gt;&lt;RecNum&gt;838&lt;/RecNum&gt;&lt;record&gt;&lt;rec-number&gt;838&lt;/rec-number&gt;&lt;foreign-keys&gt;&lt;key app="EN" db-id="0zvrtv5w82pv06eereq5rxf6rr00arp2f0zt" timestamp="1619801165"&gt;838&lt;/key&gt;&lt;/foreign-keys&gt;&lt;ref-type name="Journal Article"&gt;17&lt;/ref-type&gt;&lt;contributors&gt;&lt;authors&gt;&lt;author&gt;Clements, Kenneth W.&lt;/author&gt;&lt;author&gt;Si, Jiawei&lt;/author&gt;&lt;/authors&gt;&lt;/contributors&gt;&lt;titles&gt;&lt;title&gt;Engel’s law, diet diversity, and the quality of food consumption&lt;/title&gt;&lt;secondary-title&gt;American Journal of Agricultural Economics&lt;/secondary-title&gt;&lt;/titles&gt;&lt;periodical&gt;&lt;full-title&gt;American Journal of Agricultural Economics&lt;/full-title&gt;&lt;/periodical&gt;&lt;pages&gt;1-22&lt;/pages&gt;&lt;volume&gt;100(1)&lt;/volume&gt;&lt;dates&gt;&lt;year&gt;2018&lt;/year&gt;&lt;/dates&gt;&lt;urls&gt;&lt;/urls&gt;&lt;/record&gt;&lt;/Cite&gt;&lt;/EndNote&gt;</w:instrText>
      </w:r>
      <w:r w:rsidR="008C2DEB">
        <w:fldChar w:fldCharType="separate"/>
      </w:r>
      <w:r w:rsidR="00EE5F65" w:rsidRPr="00EE5F65">
        <w:rPr>
          <w:noProof/>
          <w:vertAlign w:val="superscript"/>
        </w:rPr>
        <w:t>8,9</w:t>
      </w:r>
      <w:r w:rsidR="008C2DEB">
        <w:fldChar w:fldCharType="end"/>
      </w:r>
      <w:r w:rsidR="00D209A7">
        <w:t>.</w:t>
      </w:r>
      <w:r w:rsidR="008D7933">
        <w:t xml:space="preserve"> </w:t>
      </w:r>
      <w:ins w:id="13" w:author="Ling" w:date="2021-05-20T10:59:00Z">
        <w:r w:rsidR="00007A03">
          <w:t>In addition, c</w:t>
        </w:r>
      </w:ins>
      <w:del w:id="14" w:author="Ling" w:date="2021-05-20T10:59:00Z">
        <w:r w:rsidDel="00007A03">
          <w:delText>C</w:delText>
        </w:r>
      </w:del>
      <w:r>
        <w:t>onsumers diversi</w:t>
      </w:r>
      <w:r w:rsidR="001011EB">
        <w:t>f</w:t>
      </w:r>
      <w:r>
        <w:t>y food expenditures</w:t>
      </w:r>
      <w:r w:rsidR="000A14B1">
        <w:t xml:space="preserve"> according to price and quality</w:t>
      </w:r>
      <w:r>
        <w:t xml:space="preserve"> as their incomes increase, spending less of their budget on staple foods and more on luxury items</w:t>
      </w:r>
      <w:ins w:id="15" w:author="Beatrice Crona" w:date="2021-05-19T17:32:00Z">
        <w:r w:rsidR="006D79CA">
          <w:t>. I</w:t>
        </w:r>
      </w:ins>
      <w:del w:id="16" w:author="Beatrice Crona" w:date="2021-05-19T17:32:00Z">
        <w:r w:rsidR="00886531" w:rsidDel="006D79CA">
          <w:delText>;</w:delText>
        </w:r>
        <w:r w:rsidR="000A14B1" w:rsidDel="006D79CA">
          <w:delText xml:space="preserve"> </w:delText>
        </w:r>
        <w:r w:rsidR="00886531" w:rsidDel="006D79CA">
          <w:delText>i</w:delText>
        </w:r>
      </w:del>
      <w:r>
        <w:t>ncome elasticities of demand are thus greater for high market-valued foods, including aquatic and terrestrial animal products, than for low market-valued staple foods</w:t>
      </w:r>
      <w:r>
        <w:fldChar w:fldCharType="begin"/>
      </w:r>
      <w:r w:rsidR="00EE5F65">
        <w:instrText xml:space="preserve"> ADDIN EN.CITE &lt;EndNote&gt;&lt;Cite&gt;&lt;Author&gt;Clements&lt;/Author&gt;&lt;Year&gt;2018&lt;/Year&gt;&lt;RecNum&gt;838&lt;/RecNum&gt;&lt;DisplayText&gt;&lt;style face="superscript"&gt;9,10&lt;/style&gt;&lt;/DisplayText&gt;&lt;record&gt;&lt;rec-number&gt;838&lt;/rec-number&gt;&lt;foreign-keys&gt;&lt;key app="EN" db-id="0zvrtv5w82pv06eereq5rxf6rr00arp2f0zt" timestamp="1619801165"&gt;838&lt;/key&gt;&lt;/foreign-keys&gt;&lt;ref-type name="Journal Article"&gt;17&lt;/ref-type&gt;&lt;contributors&gt;&lt;authors&gt;&lt;author&gt;Clements, Kenneth W.&lt;/author&gt;&lt;author&gt;Si, Jiawei&lt;/author&gt;&lt;/authors&gt;&lt;/contributors&gt;&lt;titles&gt;&lt;title&gt;Engel’s law, diet diversity, and the quality of food consumption&lt;/title&gt;&lt;secondary-title&gt;American Journal of Agricultural Economics&lt;/secondary-title&gt;&lt;/titles&gt;&lt;periodical&gt;&lt;full-title&gt;American Journal of Agricultural Economics&lt;/full-title&gt;&lt;/periodical&gt;&lt;pages&gt;1-22&lt;/pages&gt;&lt;volume&gt;100(1)&lt;/volume&gt;&lt;dates&gt;&lt;year&gt;2018&lt;/year&gt;&lt;/dates&gt;&lt;urls&gt;&lt;/urls&gt;&lt;/record&gt;&lt;/Cite&gt;&lt;Cite&gt;&lt;Author&gt;Gouel&lt;/Author&gt;&lt;Year&gt;2018&lt;/Year&gt;&lt;RecNum&gt;831&lt;/RecNum&gt;&lt;record&gt;&lt;rec-number&gt;831&lt;/rec-number&gt;&lt;foreign-keys&gt;&lt;key app="EN" db-id="0zvrtv5w82pv06eereq5rxf6rr00arp2f0zt" timestamp="1619800245"&gt;831&lt;/key&gt;&lt;/foreign-keys&gt;&lt;ref-type name="Journal Article"&gt;17&lt;/ref-type&gt;&lt;contributors&gt;&lt;authors&gt;&lt;author&gt;Gouel, Christophe&lt;/author&gt;&lt;author&gt;Guimbard, Houssein&lt;/author&gt;&lt;/authors&gt;&lt;/contributors&gt;&lt;titles&gt;&lt;title&gt;Nutrition Transition and the Structure of Global Food Demand&lt;/title&gt;&lt;secondary-title&gt;American Journal of Agricultural Economics&lt;/secondary-title&gt;&lt;/titles&gt;&lt;periodical&gt;&lt;full-title&gt;American Journal of Agricultural Economics&lt;/full-title&gt;&lt;/periodical&gt;&lt;pages&gt;383–403&lt;/pages&gt;&lt;volume&gt;101(2)&lt;/volume&gt;&lt;dates&gt;&lt;year&gt;2018&lt;/year&gt;&lt;/dates&gt;&lt;urls&gt;&lt;/urls&gt;&lt;electronic-resource-num&gt;10.1093/ajae/aay030&lt;/electronic-resource-num&gt;&lt;/record&gt;&lt;/Cite&gt;&lt;/EndNote&gt;</w:instrText>
      </w:r>
      <w:r>
        <w:fldChar w:fldCharType="separate"/>
      </w:r>
      <w:r w:rsidR="00EE5F65" w:rsidRPr="00EE5F65">
        <w:rPr>
          <w:noProof/>
          <w:vertAlign w:val="superscript"/>
        </w:rPr>
        <w:t>9,10</w:t>
      </w:r>
      <w:r>
        <w:fldChar w:fldCharType="end"/>
      </w:r>
      <w:r>
        <w:t xml:space="preserve">. Since some wild fish are used for fishmeal </w:t>
      </w:r>
      <w:del w:id="17" w:author="Ling" w:date="2021-05-20T11:01:00Z">
        <w:r w:rsidDel="00007A03">
          <w:delText xml:space="preserve"> </w:delText>
        </w:r>
      </w:del>
      <w:r>
        <w:t>and fish oil in animal feeds, demand for fish as a feed ingredient is expected to rise with per capita income growth</w:t>
      </w:r>
      <w:r w:rsidR="00EE5F65">
        <w:fldChar w:fldCharType="begin"/>
      </w:r>
      <w:r w:rsidR="00EE5F65">
        <w:instrText xml:space="preserve"> ADDIN EN.CITE &lt;EndNote&gt;&lt;Cite ExcludeAuth="1"&gt;&lt;Year&gt;2013&lt;/Year&gt;&lt;RecNum&gt;655&lt;/RecNum&gt;&lt;DisplayText&gt;&lt;style face="superscript"&gt;5&lt;/style&gt;&lt;/DisplayText&gt;&lt;record&gt;&lt;rec-number&gt;655&lt;/rec-number&gt;&lt;foreign-keys&gt;&lt;key app="EN" db-id="0zvrtv5w82pv06eereq5rxf6rr00arp2f0zt" timestamp="1606329999"&gt;655&lt;/key&gt;&lt;/foreign-keys&gt;&lt;ref-type name="Report"&gt;27&lt;/ref-type&gt;&lt;contributors&gt;&lt;/contributors&gt;&lt;titles&gt;&lt;title&gt;Fish to 2030: Prospects for fisheries and aquaculture&lt;/title&gt;&lt;/titles&gt;&lt;dates&gt;&lt;year&gt;2013&lt;/year&gt;&lt;/dates&gt;&lt;pub-location&gt;Washington, D.C.&lt;/pub-location&gt;&lt;publisher&gt;The World Bank&lt;/publisher&gt;&lt;isbn&gt;83177-GLB&lt;/isbn&gt;&lt;urls&gt;&lt;/urls&gt;&lt;/record&gt;&lt;/Cite&gt;&lt;/EndNote&gt;</w:instrText>
      </w:r>
      <w:r w:rsidR="00EE5F65">
        <w:fldChar w:fldCharType="separate"/>
      </w:r>
      <w:r w:rsidR="00EE5F65" w:rsidRPr="00EE5F65">
        <w:rPr>
          <w:noProof/>
          <w:vertAlign w:val="superscript"/>
        </w:rPr>
        <w:t>5</w:t>
      </w:r>
      <w:r w:rsidR="00EE5F65">
        <w:fldChar w:fldCharType="end"/>
      </w:r>
      <w:r>
        <w:t xml:space="preserve">. These </w:t>
      </w:r>
      <w:commentRangeStart w:id="18"/>
      <w:r>
        <w:t xml:space="preserve">patterns </w:t>
      </w:r>
      <w:commentRangeEnd w:id="18"/>
      <w:r w:rsidR="006D79CA">
        <w:rPr>
          <w:rStyle w:val="CommentReference"/>
          <w:rFonts w:asciiTheme="minorHAnsi" w:eastAsiaTheme="minorEastAsia" w:hAnsiTheme="minorHAnsi" w:cstheme="minorBidi"/>
          <w:kern w:val="2"/>
          <w:lang w:eastAsia="zh-CN"/>
        </w:rPr>
        <w:commentReference w:id="18"/>
      </w:r>
      <w:r w:rsidR="00421FC1">
        <w:t xml:space="preserve">provide </w:t>
      </w:r>
      <w:r w:rsidR="002C6B9D">
        <w:t>a</w:t>
      </w:r>
      <w:r w:rsidR="00421FC1">
        <w:t xml:space="preserve"> foundation for assessing </w:t>
      </w:r>
      <w:r>
        <w:t>both time series and cross</w:t>
      </w:r>
      <w:ins w:id="19" w:author="Michelle Tigchelaar" w:date="2021-05-19T10:05:00Z">
        <w:r w:rsidR="005D5009">
          <w:t>-</w:t>
        </w:r>
      </w:ins>
      <w:del w:id="20" w:author="Michelle Tigchelaar" w:date="2021-05-19T10:05:00Z">
        <w:r w:rsidDel="005D5009">
          <w:delText xml:space="preserve"> </w:delText>
        </w:r>
      </w:del>
      <w:r>
        <w:t>section</w:t>
      </w:r>
      <w:r w:rsidR="005A7236">
        <w:t>al</w:t>
      </w:r>
      <w:r>
        <w:t xml:space="preserve"> trends in blue food demand within the global food system. </w:t>
      </w:r>
    </w:p>
    <w:p w14:paraId="4CF1A532" w14:textId="17D4E9C9" w:rsidR="0088634D" w:rsidRDefault="0088634D" w:rsidP="0088634D">
      <w:pPr>
        <w:spacing w:line="480" w:lineRule="auto"/>
        <w:jc w:val="both"/>
        <w:rPr>
          <w:color w:val="000000"/>
        </w:rPr>
      </w:pPr>
      <w:r>
        <w:tab/>
        <w:t xml:space="preserve">The availability and affordability of blue foods </w:t>
      </w:r>
      <w:r w:rsidR="00C11A8E">
        <w:t xml:space="preserve">also influence </w:t>
      </w:r>
      <w:r>
        <w:t xml:space="preserve">consumption patterns. Small island nations with an abundance of wild fish in their ocean territories record especially high per capita fish consumption </w:t>
      </w:r>
      <w:r w:rsidRPr="00C23CE3">
        <w:t>(SI</w:t>
      </w:r>
      <w:r w:rsidR="00907972" w:rsidRPr="00C23CE3">
        <w:t>.1</w:t>
      </w:r>
      <w:r w:rsidRPr="00C23CE3">
        <w:t>).</w:t>
      </w:r>
      <w:r>
        <w:t xml:space="preserve"> In other regions, particularly throughout Asia, t</w:t>
      </w:r>
      <w:r w:rsidRPr="000E3F06">
        <w:t>he expansion of aquaculture has driven down real price</w:t>
      </w:r>
      <w:r>
        <w:t>s</w:t>
      </w:r>
      <w:r w:rsidRPr="000E3F06">
        <w:t xml:space="preserve"> </w:t>
      </w:r>
      <w:r>
        <w:t xml:space="preserve">for </w:t>
      </w:r>
      <w:r w:rsidRPr="000E3F06">
        <w:t>farmed fish produced in large volumes</w:t>
      </w:r>
      <w:r>
        <w:t xml:space="preserve">, </w:t>
      </w:r>
      <w:r w:rsidRPr="000E3F06">
        <w:t>making them increasingly accessible to low-income consumers</w:t>
      </w:r>
      <w:r>
        <w:fldChar w:fldCharType="begin"/>
      </w:r>
      <w:r w:rsidR="008C2DEB">
        <w:instrText xml:space="preserve"> ADDIN EN.CITE &lt;EndNote&gt;&lt;Cite&gt;&lt;Author&gt;Belton&lt;/Author&gt;&lt;Year&gt;2018&lt;/Year&gt;&lt;RecNum&gt;580&lt;/RecNum&gt;&lt;DisplayText&gt;&lt;style face="superscript"&gt;11&lt;/style&gt;&lt;/DisplayText&gt;&lt;record&gt;&lt;rec-number&gt;580&lt;/rec-number&gt;&lt;foreign-keys&gt;&lt;key app="EN" db-id="0zvrtv5w82pv06eereq5rxf6rr00arp2f0zt" timestamp="1605905269"&gt;580&lt;/key&gt;&lt;/foreign-keys&gt;&lt;ref-type name="Journal Article"&gt;17&lt;/ref-type&gt;&lt;contributors&gt;&lt;authors&gt;&lt;author&gt;Belton, Ben&lt;/author&gt;&lt;author&gt;Bush, Simon R.&lt;/author&gt;&lt;author&gt;Little, David C.&lt;/author&gt;&lt;/authors&gt;&lt;/contributors&gt;&lt;titles&gt;&lt;title&gt;Not just for the wealthy: Rethinking farmed fish consumption in the Global South&lt;/title&gt;&lt;secondary-title&gt;Global Food Security&lt;/secondary-title&gt;&lt;/titles&gt;&lt;periodical&gt;&lt;full-title&gt;Global Food Security&lt;/full-title&gt;&lt;/periodical&gt;&lt;pages&gt;85-92&lt;/pages&gt;&lt;volume&gt;16&lt;/volume&gt;&lt;number&gt;October&lt;/number&gt;&lt;keywords&gt;&lt;keyword&gt;Aquaculture&lt;/keyword&gt;&lt;keyword&gt;Diet transformation&lt;/keyword&gt;&lt;keyword&gt;Domestic consumption&lt;/keyword&gt;&lt;keyword&gt;Fish&lt;/keyword&gt;&lt;keyword&gt;Food security&lt;/keyword&gt;&lt;/keywords&gt;&lt;dates&gt;&lt;year&gt;2018&lt;/year&gt;&lt;/dates&gt;&lt;publisher&gt;Elsevier B.V.&lt;/publisher&gt;&lt;urls&gt;&lt;/urls&gt;&lt;electronic-resource-num&gt;10.1016/j.gfs.2017.10.005&lt;/electronic-resource-num&gt;&lt;/record&gt;&lt;/Cite&gt;&lt;/EndNote&gt;</w:instrText>
      </w:r>
      <w:r>
        <w:fldChar w:fldCharType="separate"/>
      </w:r>
      <w:r w:rsidR="008C2DEB" w:rsidRPr="008C2DEB">
        <w:rPr>
          <w:noProof/>
          <w:vertAlign w:val="superscript"/>
        </w:rPr>
        <w:t>11</w:t>
      </w:r>
      <w:r>
        <w:fldChar w:fldCharType="end"/>
      </w:r>
      <w:r w:rsidRPr="000E3F06">
        <w:t xml:space="preserve">. Meanwhile, </w:t>
      </w:r>
      <w:r>
        <w:rPr>
          <w:color w:val="000000"/>
        </w:rPr>
        <w:t xml:space="preserve">wild capture </w:t>
      </w:r>
      <w:r w:rsidRPr="000E3F06">
        <w:rPr>
          <w:color w:val="000000"/>
        </w:rPr>
        <w:t xml:space="preserve">fish have become </w:t>
      </w:r>
      <w:r>
        <w:rPr>
          <w:color w:val="000000"/>
        </w:rPr>
        <w:t xml:space="preserve">more </w:t>
      </w:r>
      <w:r w:rsidRPr="000E3F06">
        <w:rPr>
          <w:color w:val="000000"/>
        </w:rPr>
        <w:t xml:space="preserve">expensive, both in real terms and relative to farmed fish, often </w:t>
      </w:r>
      <w:r w:rsidR="00C11A8E">
        <w:rPr>
          <w:color w:val="000000"/>
        </w:rPr>
        <w:t xml:space="preserve">restricting </w:t>
      </w:r>
      <w:r w:rsidRPr="000E3F06">
        <w:rPr>
          <w:color w:val="000000"/>
        </w:rPr>
        <w:t xml:space="preserve">their accessibility to </w:t>
      </w:r>
      <w:ins w:id="21" w:author="Beatrice Crona" w:date="2021-05-19T17:34:00Z">
        <w:r w:rsidR="006D79CA">
          <w:rPr>
            <w:color w:val="000000"/>
          </w:rPr>
          <w:t xml:space="preserve">primarily </w:t>
        </w:r>
      </w:ins>
      <w:r w:rsidR="00C11A8E">
        <w:rPr>
          <w:color w:val="000000"/>
        </w:rPr>
        <w:t xml:space="preserve">wealthier </w:t>
      </w:r>
      <w:r w:rsidRPr="000E3F06">
        <w:rPr>
          <w:color w:val="000000"/>
        </w:rPr>
        <w:t>consumers</w:t>
      </w:r>
      <w:r>
        <w:rPr>
          <w:color w:val="000000"/>
        </w:rPr>
        <w:fldChar w:fldCharType="begin">
          <w:fldData xml:space="preserve">PEVuZE5vdGU+PENpdGU+PEF1dGhvcj5CZWx0b248L0F1dGhvcj48WWVhcj4yMDE1PC9ZZWFyPjxS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</w:fldData>
        </w:fldChar>
      </w:r>
      <w:r w:rsidR="001E6F4D">
        <w:rPr>
          <w:color w:val="000000"/>
        </w:rPr>
        <w:instrText xml:space="preserve"> ADDIN EN.CITE </w:instrText>
      </w:r>
      <w:r w:rsidR="001E6F4D">
        <w:rPr>
          <w:color w:val="000000"/>
        </w:rPr>
        <w:fldChar w:fldCharType="begin">
          <w:fldData xml:space="preserve">PEVuZE5vdGU+PENpdGU+PEF1dGhvcj5CZWx0b248L0F1dGhvcj48WWVhcj4yMDE1PC9ZZWFyPjxS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</w:fldData>
        </w:fldChar>
      </w:r>
      <w:r w:rsidR="001E6F4D">
        <w:rPr>
          <w:color w:val="000000"/>
        </w:rPr>
        <w:instrText xml:space="preserve"> ADDIN EN.CITE.DATA </w:instrText>
      </w:r>
      <w:r w:rsidR="001E6F4D">
        <w:rPr>
          <w:color w:val="000000"/>
        </w:rPr>
      </w:r>
      <w:r w:rsidR="001E6F4D">
        <w:rPr>
          <w:color w:val="000000"/>
        </w:rPr>
        <w:fldChar w:fldCharType="end"/>
      </w:r>
      <w:r>
        <w:rPr>
          <w:color w:val="000000"/>
        </w:rPr>
      </w:r>
      <w:r>
        <w:rPr>
          <w:color w:val="000000"/>
        </w:rPr>
        <w:fldChar w:fldCharType="separate"/>
      </w:r>
      <w:r w:rsidR="008C2DEB" w:rsidRPr="008C2DEB">
        <w:rPr>
          <w:noProof/>
          <w:color w:val="000000"/>
          <w:vertAlign w:val="superscript"/>
        </w:rPr>
        <w:t>12-14</w:t>
      </w:r>
      <w:r>
        <w:rPr>
          <w:color w:val="000000"/>
        </w:rPr>
        <w:fldChar w:fldCharType="end"/>
      </w:r>
      <w:r w:rsidRPr="000E3F06">
        <w:rPr>
          <w:color w:val="000000"/>
        </w:rPr>
        <w:t>.</w:t>
      </w:r>
      <w:r>
        <w:rPr>
          <w:color w:val="000000"/>
        </w:rPr>
        <w:t xml:space="preserve"> Given the geographic patchiness of </w:t>
      </w:r>
      <w:r w:rsidR="005A7236">
        <w:rPr>
          <w:color w:val="000000"/>
        </w:rPr>
        <w:t xml:space="preserve">wild </w:t>
      </w:r>
      <w:r>
        <w:rPr>
          <w:color w:val="000000"/>
        </w:rPr>
        <w:t>fish and aquaculture production, trade is critical for meeting fish demand in many parts of the world.</w:t>
      </w:r>
      <w:r w:rsidR="00025DFC">
        <w:rPr>
          <w:color w:val="000000"/>
        </w:rPr>
        <w:t xml:space="preserve"> </w:t>
      </w:r>
      <w:r w:rsidR="00907972">
        <w:rPr>
          <w:color w:val="000000"/>
        </w:rPr>
        <w:t>Fish imports are especially important in countries where per capita fish demand is rising, aquaculture is limited, and wild fish capture for domestic consumption is stagnant or declining</w:t>
      </w:r>
      <w:r w:rsidR="00907972">
        <w:rPr>
          <w:color w:val="000000"/>
        </w:rPr>
        <w:fldChar w:fldCharType="begin"/>
      </w:r>
      <w:r w:rsidR="00907972">
        <w:rPr>
          <w:color w:val="000000"/>
        </w:rPr>
        <w:instrText xml:space="preserve"> ADDIN EN.CITE &lt;EndNote&gt;&lt;Cite&gt;&lt;Author&gt;Liverpool-Tasie&lt;/Author&gt;&lt;Year&gt;2021&lt;/Year&gt;&lt;RecNum&gt;832&lt;/RecNum&gt;&lt;DisplayText&gt;&lt;style face="superscript"&gt;15&lt;/style&gt;&lt;/DisplayText&gt;&lt;record&gt;&lt;rec-number&gt;832&lt;/rec-number&gt;&lt;foreign-keys&gt;&lt;key app="EN" db-id="0zvrtv5w82pv06eereq5rxf6rr00arp2f0zt" timestamp="1619800424"&gt;832&lt;/key&gt;&lt;/foreign-keys&gt;&lt;ref-type name="Journal Article"&gt;17&lt;/ref-type&gt;&lt;contributors&gt;&lt;authors&gt;&lt;author&gt;Liverpool-Tasie, LSO&lt;/author&gt;&lt;author&gt;Sanou, Awa&lt;/author&gt;&lt;author&gt;Reardon, T.&lt;/author&gt;&lt;author&gt;Belton, B.&lt;/author&gt;&lt;/authors&gt;&lt;/contributors&gt;&lt;titles&gt;&lt;title&gt;Demand for Imported versus Domestic Fish in Nigeria&lt;/title&gt;&lt;secondary-title&gt;Journal of Agricultural Economics&lt;/secondary-title&gt;&lt;/titles&gt;&lt;periodical&gt;&lt;full-title&gt;Journal of Agricultural Economics&lt;/full-title&gt;&lt;/periodical&gt;&lt;dates&gt;&lt;year&gt;2021&lt;/year&gt;&lt;/dates&gt;&lt;urls&gt;&lt;/urls&gt;&lt;/record&gt;&lt;/Cite&gt;&lt;/EndNote&gt;</w:instrText>
      </w:r>
      <w:r w:rsidR="00907972">
        <w:rPr>
          <w:color w:val="000000"/>
        </w:rPr>
        <w:fldChar w:fldCharType="separate"/>
      </w:r>
      <w:r w:rsidR="00907972" w:rsidRPr="008C2DEB">
        <w:rPr>
          <w:noProof/>
          <w:color w:val="000000"/>
          <w:vertAlign w:val="superscript"/>
        </w:rPr>
        <w:t>15</w:t>
      </w:r>
      <w:r w:rsidR="00907972">
        <w:rPr>
          <w:color w:val="000000"/>
        </w:rPr>
        <w:fldChar w:fldCharType="end"/>
      </w:r>
      <w:r w:rsidR="00907972">
        <w:rPr>
          <w:color w:val="000000"/>
        </w:rPr>
        <w:t xml:space="preserve">. </w:t>
      </w:r>
      <w:r w:rsidR="00025DFC">
        <w:rPr>
          <w:color w:val="000000"/>
        </w:rPr>
        <w:t>Seafood is among the most highly traded commodit</w:t>
      </w:r>
      <w:ins w:id="22" w:author="Jessica Gephart" w:date="2021-05-19T21:00:00Z">
        <w:r w:rsidR="00D14CC0">
          <w:rPr>
            <w:color w:val="000000"/>
          </w:rPr>
          <w:t>ies</w:t>
        </w:r>
      </w:ins>
      <w:del w:id="23" w:author="Jessica Gephart" w:date="2021-05-19T21:00:00Z">
        <w:r w:rsidR="00025DFC" w:rsidDel="00D14CC0">
          <w:rPr>
            <w:color w:val="000000"/>
          </w:rPr>
          <w:delText>y</w:delText>
        </w:r>
      </w:del>
      <w:r w:rsidR="00025DFC">
        <w:rPr>
          <w:color w:val="000000"/>
        </w:rPr>
        <w:t xml:space="preserve"> in the global food system</w:t>
      </w:r>
      <w:r w:rsidR="007374CE">
        <w:rPr>
          <w:color w:val="000000"/>
        </w:rPr>
        <w:fldChar w:fldCharType="begin"/>
      </w:r>
      <w:r w:rsidR="001E6F4D">
        <w:rPr>
          <w:color w:val="000000"/>
        </w:rPr>
        <w:instrText xml:space="preserve"> ADDIN EN.CITE &lt;EndNote&gt;&lt;Cite&gt;&lt;Author&gt;Gephart&lt;/Author&gt;&lt;Year&gt;2015&lt;/Year&gt;&lt;RecNum&gt;846&lt;/RecNum&gt;&lt;DisplayText&gt;&lt;style face="superscript"&gt;16,17&lt;/style&gt;&lt;/DisplayText&gt;&lt;record&gt;&lt;rec-number&gt;846&lt;/rec-number&gt;&lt;foreign-keys&gt;&lt;key app="EN" db-id="0zvrtv5w82pv06eereq5rxf6rr00arp2f0zt" timestamp="1621021740"&gt;846&lt;/key&gt;&lt;/foreign-keys&gt;&lt;ref-type name="Journal Article"&gt;17&lt;/ref-type&gt;&lt;contributors&gt;&lt;authors&gt;&lt;author&gt;Gephart, J. A.&lt;/author&gt;&lt;author&gt;Pace, Michael L.&lt;/author&gt;&lt;/authors&gt;&lt;/contributors&gt;&lt;titles&gt;&lt;title&gt;Structure and evolution of the global seafood trade network&lt;/title&gt;&lt;secondary-title&gt;Environmental Research Letters&lt;/secondary-title&gt;&lt;/titles&gt;&lt;periodical&gt;&lt;full-title&gt;Environmental Research Letters&lt;/full-title&gt;&lt;/periodical&gt;&lt;pages&gt;125014&lt;/pages&gt;&lt;volume&gt;10&lt;/volume&gt;&lt;dates&gt;&lt;year&gt;2015&lt;/year&gt;&lt;/dates&gt;&lt;urls&gt;&lt;/urls&gt;&lt;/record&gt;&lt;/Cite&gt;&lt;Cite&gt;&lt;Author&gt;Bellmann&lt;/Author&gt;&lt;Year&gt;2016&lt;/Year&gt;&lt;RecNum&gt;847&lt;/RecNum&gt;&lt;record&gt;&lt;rec-number&gt;847&lt;/rec-number&gt;&lt;foreign-keys&gt;&lt;key app="EN" db-id="0zvrtv5w82pv06eereq5rxf6rr00arp2f0zt" timestamp="1621317476"&gt;847&lt;/key&gt;&lt;/foreign-keys&gt;&lt;ref-type name="Journal Article"&gt;17&lt;/ref-type&gt;&lt;contributors&gt;&lt;authors&gt;&lt;author&gt;Bellmann, C.&lt;/author&gt;&lt;author&gt;Tipping, A.&lt;/author&gt;&lt;author&gt;Sumaila, U. R.&lt;/author&gt;&lt;/authors&gt;&lt;/contributors&gt;&lt;titles&gt;&lt;title&gt;Global trade in fish and fishery products: An overview&lt;/title&gt;&lt;secondary-title&gt;Marine Policy&lt;/secondary-title&gt;&lt;/titles&gt;&lt;periodical&gt;&lt;full-title&gt;Marine Policy&lt;/full-title&gt;&lt;/periodical&gt;&lt;pages&gt;181-188&lt;/pages&gt;&lt;volume&gt;69&lt;/volume&gt;&lt;dates&gt;&lt;year&gt;2016&lt;/year&gt;&lt;/dates&gt;&lt;urls&gt;&lt;/urls&gt;&lt;/record&gt;&lt;/Cite&gt;&lt;/EndNote&gt;</w:instrText>
      </w:r>
      <w:r w:rsidR="007374CE">
        <w:rPr>
          <w:color w:val="000000"/>
        </w:rPr>
        <w:fldChar w:fldCharType="separate"/>
      </w:r>
      <w:r w:rsidR="001E6F4D" w:rsidRPr="001E6F4D">
        <w:rPr>
          <w:noProof/>
          <w:color w:val="000000"/>
          <w:vertAlign w:val="superscript"/>
        </w:rPr>
        <w:t>16,17</w:t>
      </w:r>
      <w:r w:rsidR="007374CE">
        <w:rPr>
          <w:color w:val="000000"/>
        </w:rPr>
        <w:fldChar w:fldCharType="end"/>
      </w:r>
      <w:r w:rsidR="00ED6FC7">
        <w:rPr>
          <w:color w:val="000000"/>
        </w:rPr>
        <w:t xml:space="preserve"> and has become increasingly globalized</w:t>
      </w:r>
      <w:r w:rsidR="00C23CE3">
        <w:rPr>
          <w:color w:val="000000"/>
        </w:rPr>
        <w:t>,</w:t>
      </w:r>
      <w:r w:rsidR="00ED6FC7">
        <w:rPr>
          <w:color w:val="000000"/>
        </w:rPr>
        <w:t xml:space="preserve"> with </w:t>
      </w:r>
      <w:r w:rsidR="00ED6FC7" w:rsidRPr="008A66D6">
        <w:rPr>
          <w:color w:val="000000"/>
        </w:rPr>
        <w:t>trade approximately doubl</w:t>
      </w:r>
      <w:r w:rsidR="00ED6FC7">
        <w:rPr>
          <w:color w:val="000000"/>
        </w:rPr>
        <w:t>ing</w:t>
      </w:r>
      <w:r w:rsidR="00ED6FC7" w:rsidRPr="008A66D6">
        <w:rPr>
          <w:color w:val="000000"/>
        </w:rPr>
        <w:t xml:space="preserve"> in terms of quantity and value from 1998 to 2018</w:t>
      </w:r>
      <w:r w:rsidR="00C064FC">
        <w:rPr>
          <w:color w:val="000000"/>
        </w:rPr>
        <w:fldChar w:fldCharType="begin"/>
      </w:r>
      <w:r w:rsidR="00C064FC">
        <w:rPr>
          <w:color w:val="000000"/>
        </w:rPr>
        <w:instrText xml:space="preserve"> ADDIN EN.CITE &lt;EndNote&gt;&lt;Cite&gt;&lt;Author&gt;FAOSTAT&lt;/Author&gt;&lt;Year&gt;2020&lt;/Year&gt;&lt;RecNum&gt;825&lt;/RecNum&gt;&lt;DisplayText&gt;&lt;style face="superscript"&gt;18&lt;/style&gt;&lt;/DisplayText&gt;&lt;record&gt;&lt;rec-number&gt;825&lt;/rec-number&gt;&lt;foreign-keys&gt;&lt;key app="EN" db-id="0zvrtv5w82pv06eereq5rxf6rr00arp2f0zt" timestamp="1610126523"&gt;825&lt;/key&gt;&lt;/foreign-keys&gt;&lt;ref-type name="Dataset"&gt;59&lt;/ref-type&gt;&lt;contributors&gt;&lt;authors&gt;&lt;author&gt;FAOSTAT,&lt;/author&gt;&lt;/authors&gt;&lt;/contributors&gt;&lt;titles&gt;&lt;title&gt;Food and agriculture data&lt;/title&gt;&lt;/titles&gt;&lt;dates&gt;&lt;year&gt;2020&lt;/year&gt;&lt;/dates&gt;&lt;publisher&gt;FAOSTAT&lt;/publisher&gt;&lt;urls&gt;&lt;related-urls&gt;&lt;url&gt;http://www.fao.org/faostat/en/#home&lt;/url&gt;&lt;/related-urls&gt;&lt;/urls&gt;&lt;/record&gt;&lt;/Cite&gt;&lt;/EndNote&gt;</w:instrText>
      </w:r>
      <w:r w:rsidR="00C064FC">
        <w:rPr>
          <w:color w:val="000000"/>
        </w:rPr>
        <w:fldChar w:fldCharType="separate"/>
      </w:r>
      <w:r w:rsidR="00C064FC" w:rsidRPr="00C064FC">
        <w:rPr>
          <w:noProof/>
          <w:color w:val="000000"/>
          <w:vertAlign w:val="superscript"/>
        </w:rPr>
        <w:t>18</w:t>
      </w:r>
      <w:r w:rsidR="00C064FC">
        <w:rPr>
          <w:color w:val="000000"/>
        </w:rPr>
        <w:fldChar w:fldCharType="end"/>
      </w:r>
      <w:r w:rsidR="00C064FC">
        <w:rPr>
          <w:color w:val="000000"/>
        </w:rPr>
        <w:t>.</w:t>
      </w:r>
    </w:p>
    <w:p w14:paraId="2B71A352" w14:textId="67B176FC" w:rsidR="0088634D" w:rsidRDefault="0088634D" w:rsidP="005E3AED">
      <w:pPr>
        <w:spacing w:line="480" w:lineRule="auto"/>
        <w:jc w:val="both"/>
      </w:pPr>
      <w:r>
        <w:rPr>
          <w:color w:val="000000"/>
        </w:rPr>
        <w:lastRenderedPageBreak/>
        <w:tab/>
      </w:r>
      <w:r w:rsidR="008C7259">
        <w:rPr>
          <w:color w:val="000000"/>
        </w:rPr>
        <w:t xml:space="preserve">The interaction of income, </w:t>
      </w:r>
      <w:r w:rsidR="00A972CA">
        <w:rPr>
          <w:color w:val="000000"/>
        </w:rPr>
        <w:t>prices</w:t>
      </w:r>
      <w:r w:rsidR="008C7259">
        <w:rPr>
          <w:color w:val="000000"/>
        </w:rPr>
        <w:t>, and</w:t>
      </w:r>
      <w:r w:rsidR="00A972CA">
        <w:rPr>
          <w:color w:val="000000"/>
        </w:rPr>
        <w:t xml:space="preserve"> preferences</w:t>
      </w:r>
      <w:r w:rsidR="00AC419A">
        <w:rPr>
          <w:color w:val="000000"/>
        </w:rPr>
        <w:t xml:space="preserve"> </w:t>
      </w:r>
      <w:r w:rsidR="00971F61">
        <w:rPr>
          <w:color w:val="000000"/>
        </w:rPr>
        <w:t xml:space="preserve">drives </w:t>
      </w:r>
      <w:r w:rsidR="00AC419A">
        <w:rPr>
          <w:color w:val="000000"/>
        </w:rPr>
        <w:t>dietary diversification and substitution in demand for different animal source</w:t>
      </w:r>
      <w:del w:id="24" w:author="Michelle Tigchelaar" w:date="2021-05-19T10:11:00Z">
        <w:r w:rsidR="00AC419A" w:rsidDel="00F07A51">
          <w:rPr>
            <w:color w:val="000000"/>
          </w:rPr>
          <w:delText>d</w:delText>
        </w:r>
      </w:del>
      <w:r w:rsidR="00AC419A">
        <w:rPr>
          <w:color w:val="000000"/>
        </w:rPr>
        <w:t xml:space="preserve"> foods, including fish</w:t>
      </w:r>
      <w:r w:rsidR="008C7259">
        <w:rPr>
          <w:color w:val="000000"/>
        </w:rPr>
        <w:t>, across countries</w:t>
      </w:r>
      <w:r w:rsidR="00EE5F65">
        <w:rPr>
          <w:color w:val="000000"/>
        </w:rPr>
        <w:fldChar w:fldCharType="begin"/>
      </w:r>
      <w:r w:rsidR="00EE5F65">
        <w:rPr>
          <w:color w:val="000000"/>
        </w:rPr>
        <w:instrText xml:space="preserve"> ADDIN EN.CITE &lt;EndNote&gt;&lt;Cite&gt;&lt;Author&gt;Gouel&lt;/Author&gt;&lt;Year&gt;2018&lt;/Year&gt;&lt;RecNum&gt;831&lt;/RecNum&gt;&lt;DisplayText&gt;&lt;style face="superscript"&gt;10&lt;/style&gt;&lt;/DisplayText&gt;&lt;record&gt;&lt;rec-number&gt;831&lt;/rec-number&gt;&lt;foreign-keys&gt;&lt;key app="EN" db-id="0zvrtv5w82pv06eereq5rxf6rr00arp2f0zt" timestamp="1619800245"&gt;831&lt;/key&gt;&lt;/foreign-keys&gt;&lt;ref-type name="Journal Article"&gt;17&lt;/ref-type&gt;&lt;contributors&gt;&lt;authors&gt;&lt;author&gt;Gouel, Christophe&lt;/author&gt;&lt;author&gt;Guimbard, Houssein&lt;/author&gt;&lt;/authors&gt;&lt;/contributors&gt;&lt;titles&gt;&lt;title&gt;Nutrition Transition and the Structure of Global Food Demand&lt;/title&gt;&lt;secondary-title&gt;American Journal of Agricultural Economics&lt;/secondary-title&gt;&lt;/titles&gt;&lt;periodical&gt;&lt;full-title&gt;American Journal of Agricultural Economics&lt;/full-title&gt;&lt;/periodical&gt;&lt;pages&gt;383–403&lt;/pages&gt;&lt;volume&gt;101(2)&lt;/volume&gt;&lt;dates&gt;&lt;year&gt;2018&lt;/year&gt;&lt;/dates&gt;&lt;urls&gt;&lt;/urls&gt;&lt;electronic-resource-num&gt;10.1093/ajae/aay030&lt;/electronic-resource-num&gt;&lt;/record&gt;&lt;/Cite&gt;&lt;/EndNote&gt;</w:instrText>
      </w:r>
      <w:r w:rsidR="00EE5F65">
        <w:rPr>
          <w:color w:val="000000"/>
        </w:rPr>
        <w:fldChar w:fldCharType="separate"/>
      </w:r>
      <w:r w:rsidR="00EE5F65" w:rsidRPr="00EE5F65">
        <w:rPr>
          <w:noProof/>
          <w:color w:val="000000"/>
          <w:vertAlign w:val="superscript"/>
        </w:rPr>
        <w:t>10</w:t>
      </w:r>
      <w:r w:rsidR="00EE5F65">
        <w:rPr>
          <w:color w:val="000000"/>
        </w:rPr>
        <w:fldChar w:fldCharType="end"/>
      </w:r>
      <w:r w:rsidR="00AC419A">
        <w:rPr>
          <w:color w:val="000000"/>
        </w:rPr>
        <w:t>.</w:t>
      </w:r>
      <w:r w:rsidR="00B067EE">
        <w:rPr>
          <w:color w:val="000000"/>
        </w:rPr>
        <w:t xml:space="preserve"> </w:t>
      </w:r>
      <w:r w:rsidR="00A972CA">
        <w:rPr>
          <w:color w:val="000000"/>
        </w:rPr>
        <w:t>P</w:t>
      </w:r>
      <w:r>
        <w:t>references</w:t>
      </w:r>
      <w:r w:rsidR="00A972CA">
        <w:t xml:space="preserve"> are</w:t>
      </w:r>
      <w:r>
        <w:t xml:space="preserve"> shaped by geographic location, dietary history, culture, time constraints, out-of-home consumption, nutritional knowledge, </w:t>
      </w:r>
      <w:r w:rsidR="00704AC3">
        <w:t xml:space="preserve">health and </w:t>
      </w:r>
      <w:r>
        <w:t>sustainability concerns, and other social and behavioral dynamics</w:t>
      </w:r>
      <w:r>
        <w:fldChar w:fldCharType="begin">
          <w:fldData xml:space="preserve">PEVuZE5vdGU+PENpdGU+PEF1dGhvcj5BdGtpbjwvQXV0aG9yPjxZZWFyPjIwMTM8L1llYXI+PFJl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</w:fldData>
        </w:fldChar>
      </w:r>
      <w:r w:rsidR="00C064FC">
        <w:instrText xml:space="preserve"> ADDIN EN.CITE </w:instrText>
      </w:r>
      <w:r w:rsidR="00C064FC">
        <w:fldChar w:fldCharType="begin">
          <w:fldData xml:space="preserve">PEVuZE5vdGU+PENpdGU+PEF1dGhvcj5BdGtpbjwvQXV0aG9yPjxZZWFyPjIwMTM8L1llYXI+PFJl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</w:fldData>
        </w:fldChar>
      </w:r>
      <w:r w:rsidR="00C064FC">
        <w:instrText xml:space="preserve"> ADDIN EN.CITE.DATA </w:instrText>
      </w:r>
      <w:r w:rsidR="00C064FC">
        <w:fldChar w:fldCharType="end"/>
      </w:r>
      <w:r>
        <w:fldChar w:fldCharType="separate"/>
      </w:r>
      <w:r w:rsidR="00C064FC" w:rsidRPr="00C064FC">
        <w:rPr>
          <w:noProof/>
          <w:vertAlign w:val="superscript"/>
        </w:rPr>
        <w:t>7,19-22</w:t>
      </w:r>
      <w:r>
        <w:fldChar w:fldCharType="end"/>
      </w:r>
      <w:r>
        <w:t xml:space="preserve">. Geographies with long coastlines or significant inland water </w:t>
      </w:r>
      <w:r w:rsidRPr="00293CDA">
        <w:t>systems</w:t>
      </w:r>
      <w:r>
        <w:t xml:space="preserve"> </w:t>
      </w:r>
      <w:r w:rsidR="00971F61">
        <w:t xml:space="preserve">have </w:t>
      </w:r>
      <w:r>
        <w:t>strong traditions of blue food consumption</w:t>
      </w:r>
      <w:r w:rsidR="00AA7D95">
        <w:fldChar w:fldCharType="begin"/>
      </w:r>
      <w:r w:rsidR="001E6F4D">
        <w:instrText xml:space="preserve"> ADDIN EN.CITE &lt;EndNote&gt;&lt;Cite&gt;&lt;Author&gt;Atkin&lt;/Author&gt;&lt;Year&gt;2013&lt;/Year&gt;&lt;RecNum&gt;833&lt;/RecNum&gt;&lt;DisplayText&gt;&lt;style face="superscript"&gt;19,23&lt;/style&gt;&lt;/DisplayText&gt;&lt;record&gt;&lt;rec-number&gt;833&lt;/rec-number&gt;&lt;foreign-keys&gt;&lt;key app="EN" db-id="0zvrtv5w82pv06eereq5rxf6rr00arp2f0zt" timestamp="1619800540"&gt;833&lt;/key&gt;&lt;/foreign-keys&gt;&lt;ref-type name="Journal Article"&gt;17&lt;/ref-type&gt;&lt;contributors&gt;&lt;authors&gt;&lt;author&gt;Atkin, David&lt;/author&gt;&lt;/authors&gt;&lt;/contributors&gt;&lt;titles&gt;&lt;title&gt;Trades, Tastes, and Nutrition in India&lt;/title&gt;&lt;secondary-title&gt;American Economic Review&lt;/secondary-title&gt;&lt;/titles&gt;&lt;periodical&gt;&lt;full-title&gt;American Economic Review&lt;/full-title&gt;&lt;/periodical&gt;&lt;pages&gt;1629-1663&lt;/pages&gt;&lt;volume&gt;103(5)&lt;/volume&gt;&lt;dates&gt;&lt;year&gt;2013&lt;/year&gt;&lt;/dates&gt;&lt;urls&gt;&lt;/urls&gt;&lt;electronic-resource-num&gt;10.1257/aer.103.5.1629&lt;/electronic-resource-num&gt;&lt;/record&gt;&lt;/Cite&gt;&lt;Cite&gt;&lt;Author&gt;FAO SOFIA&lt;/Author&gt;&lt;Year&gt;2020&lt;/Year&gt;&lt;RecNum&gt;852&lt;/RecNum&gt;&lt;record&gt;&lt;rec-number&gt;852&lt;/rec-number&gt;&lt;foreign-keys&gt;&lt;key app="EN" db-id="0zvrtv5w82pv06eereq5rxf6rr00arp2f0zt" timestamp="1621364738"&gt;852&lt;/key&gt;&lt;/foreign-keys&gt;&lt;ref-type name="Report"&gt;27&lt;/ref-type&gt;&lt;contributors&gt;&lt;authors&gt;&lt;author&gt;FAO SOFIA,&lt;/author&gt;&lt;/authors&gt;&lt;/contributors&gt;&lt;titles&gt;&lt;title&gt;The State of World Fisheries and Aquaculture 2020. Sustainability in action&lt;/title&gt;&lt;/titles&gt;&lt;dates&gt;&lt;year&gt;2020&lt;/year&gt;&lt;/dates&gt;&lt;pub-location&gt;Rome&lt;/pub-location&gt;&lt;urls&gt;&lt;/urls&gt;&lt;electronic-resource-num&gt;https://doi.org/10.4060/ca9229en&lt;/electronic-resource-num&gt;&lt;/record&gt;&lt;/Cite&gt;&lt;/EndNote&gt;</w:instrText>
      </w:r>
      <w:r w:rsidR="00AA7D95">
        <w:fldChar w:fldCharType="separate"/>
      </w:r>
      <w:r w:rsidR="001E6F4D" w:rsidRPr="001E6F4D">
        <w:rPr>
          <w:noProof/>
          <w:vertAlign w:val="superscript"/>
        </w:rPr>
        <w:t>19,23</w:t>
      </w:r>
      <w:r w:rsidR="00AA7D95">
        <w:fldChar w:fldCharType="end"/>
      </w:r>
      <w:r w:rsidR="001E6F4D">
        <w:t>.</w:t>
      </w:r>
      <w:r w:rsidR="00A810CA">
        <w:t xml:space="preserve"> </w:t>
      </w:r>
      <w:r w:rsidR="00B067EE">
        <w:t xml:space="preserve">As the food share in total expenditures </w:t>
      </w:r>
      <w:r w:rsidR="008C7259">
        <w:t>declines</w:t>
      </w:r>
      <w:r w:rsidR="00B067EE">
        <w:t xml:space="preserve"> with income growth, </w:t>
      </w:r>
      <w:r w:rsidR="00971F61">
        <w:t xml:space="preserve">the role of </w:t>
      </w:r>
      <w:r w:rsidR="00B067EE">
        <w:t>preferences in consumer choice</w:t>
      </w:r>
      <w:r w:rsidR="00971F61">
        <w:t xml:space="preserve"> rises</w:t>
      </w:r>
      <w:r w:rsidR="00B067EE">
        <w:fldChar w:fldCharType="begin"/>
      </w:r>
      <w:r w:rsidR="00C064FC">
        <w:instrText xml:space="preserve"> ADDIN EN.CITE &lt;EndNote&gt;&lt;Cite&gt;&lt;Author&gt;Unnevehr&lt;/Author&gt;&lt;Year&gt;2010&lt;/Year&gt;&lt;RecNum&gt;842&lt;/RecNum&gt;&lt;DisplayText&gt;&lt;style face="superscript"&gt;7,20&lt;/style&gt;&lt;/DisplayText&gt;&lt;record&gt;&lt;rec-number&gt;842&lt;/rec-number&gt;&lt;foreign-keys&gt;&lt;key app="EN" db-id="0zvrtv5w82pv06eereq5rxf6rr00arp2f0zt" timestamp="1620165697"&gt;842&lt;/key&gt;&lt;/foreign-keys&gt;&lt;ref-type name="Journal Article"&gt;17&lt;/ref-type&gt;&lt;contributors&gt;&lt;authors&gt;&lt;author&gt;Unnevehr, Laurian&lt;/author&gt;&lt;author&gt;Eales, James&lt;/author&gt;&lt;author&gt;Jensen, Helen&lt;/author&gt;&lt;author&gt;Lusk, Jayson&lt;/author&gt;&lt;author&gt;McCluskey, Jill&lt;/author&gt;&lt;author&gt;Kinsey, Jean&lt;/author&gt;&lt;/authors&gt;&lt;/contributors&gt;&lt;titles&gt;&lt;title&gt;Food and Consumer Economics&lt;/title&gt;&lt;secondary-title&gt;American Journal of Agricultural Economics&lt;/secondary-title&gt;&lt;/titles&gt;&lt;periodical&gt;&lt;full-title&gt;American Journal of Agricultural Economics&lt;/full-title&gt;&lt;/periodical&gt;&lt;pages&gt;506-521&lt;/pages&gt;&lt;volume&gt;92(2)&lt;/volume&gt;&lt;dates&gt;&lt;year&gt;2010&lt;/year&gt;&lt;/dates&gt;&lt;urls&gt;&lt;/urls&gt;&lt;/record&gt;&lt;/Cite&gt;&lt;Cite&gt;&lt;Author&gt;Dubois&lt;/Author&gt;&lt;Year&gt;2014&lt;/Year&gt;&lt;RecNum&gt;834&lt;/RecNum&gt;&lt;record&gt;&lt;rec-number&gt;834&lt;/rec-number&gt;&lt;foreign-keys&gt;&lt;key app="EN" db-id="0zvrtv5w82pv06eereq5rxf6rr00arp2f0zt" timestamp="1619800646"&gt;834&lt;/key&gt;&lt;/foreign-keys&gt;&lt;ref-type name="Journal Article"&gt;17&lt;/ref-type&gt;&lt;contributors&gt;&lt;authors&gt;&lt;author&gt;Dubois, Pierre&lt;/author&gt;&lt;author&gt;Griffith, Rachel&lt;/author&gt;&lt;author&gt;Nevo, Aviv&lt;/author&gt;&lt;/authors&gt;&lt;/contributors&gt;&lt;titles&gt;&lt;title&gt;Do Prices and Attributes Explain International Differences in Food Purchases?&lt;/title&gt;&lt;secondary-title&gt;American Economic Review&lt;/secondary-title&gt;&lt;/titles&gt;&lt;periodical&gt;&lt;full-title&gt;American Economic Review&lt;/full-title&gt;&lt;/periodical&gt;&lt;pages&gt;832-867&lt;/pages&gt;&lt;volume&gt;104(3)&lt;/volume&gt;&lt;dates&gt;&lt;year&gt;2014&lt;/year&gt;&lt;/dates&gt;&lt;urls&gt;&lt;/urls&gt;&lt;/record&gt;&lt;/Cite&gt;&lt;/EndNote&gt;</w:instrText>
      </w:r>
      <w:r w:rsidR="00B067EE">
        <w:fldChar w:fldCharType="separate"/>
      </w:r>
      <w:r w:rsidR="00C064FC" w:rsidRPr="00C064FC">
        <w:rPr>
          <w:noProof/>
          <w:vertAlign w:val="superscript"/>
        </w:rPr>
        <w:t>7,20</w:t>
      </w:r>
      <w:r w:rsidR="00B067EE">
        <w:fldChar w:fldCharType="end"/>
      </w:r>
      <w:r w:rsidR="00B067EE">
        <w:t xml:space="preserve">. </w:t>
      </w:r>
      <w:r w:rsidR="008C7259">
        <w:t>F</w:t>
      </w:r>
      <w:r w:rsidRPr="00F94A6D">
        <w:t>ish products are</w:t>
      </w:r>
      <w:r w:rsidR="000A14B1">
        <w:t xml:space="preserve"> </w:t>
      </w:r>
      <w:r w:rsidR="00971F61">
        <w:t xml:space="preserve">now </w:t>
      </w:r>
      <w:r w:rsidRPr="00F94A6D">
        <w:t>consumed</w:t>
      </w:r>
      <w:r>
        <w:t xml:space="preserve"> </w:t>
      </w:r>
      <w:r w:rsidRPr="00F94A6D">
        <w:t xml:space="preserve">in non-traditional ways, </w:t>
      </w:r>
      <w:r w:rsidR="009739A0">
        <w:t>such as</w:t>
      </w:r>
      <w:r w:rsidRPr="00F94A6D">
        <w:t xml:space="preserve"> sushi and </w:t>
      </w:r>
      <w:r w:rsidRPr="005718F7">
        <w:t>sashimi</w:t>
      </w:r>
      <w:r>
        <w:rPr>
          <w:noProof/>
        </w:rPr>
        <w:fldChar w:fldCharType="begin"/>
      </w:r>
      <w:r w:rsidR="001E6F4D">
        <w:rPr>
          <w:noProof/>
        </w:rPr>
        <w:instrText xml:space="preserve"> ADDIN EN.CITE &lt;EndNote&gt;&lt;Cite&gt;&lt;Author&gt;Mansfield&lt;/Author&gt;&lt;Year&gt;2003&lt;/Year&gt;&lt;RecNum&gt;807&lt;/RecNum&gt;&lt;DisplayText&gt;&lt;style face="superscript"&gt;24,25&lt;/style&gt;&lt;/DisplayText&gt;&lt;record&gt;&lt;rec-number&gt;807&lt;/rec-number&gt;&lt;foreign-keys&gt;&lt;key app="EN" db-id="0zvrtv5w82pv06eereq5rxf6rr00arp2f0zt" timestamp="1610072472"&gt;807&lt;/key&gt;&lt;/foreign-keys&gt;&lt;ref-type name="Journal Article"&gt;17&lt;/ref-type&gt;&lt;contributors&gt;&lt;authors&gt;&lt;author&gt;Mansfield, B.&lt;/author&gt;&lt;/authors&gt;&lt;/contributors&gt;&lt;titles&gt;&lt;title&gt;Fish, factory trawlers, and imitation crab: the nature of quality in the seafood industry&lt;/title&gt;&lt;secondary-title&gt;Journal of Rural Studies&lt;/secondary-title&gt;&lt;/titles&gt;&lt;periodical&gt;&lt;full-title&gt;Journal of Rural Studies&lt;/full-title&gt;&lt;/periodical&gt;&lt;pages&gt;9-21&lt;/pages&gt;&lt;volume&gt;19(1)&lt;/volume&gt;&lt;dates&gt;&lt;year&gt;2003&lt;/year&gt;&lt;/dates&gt;&lt;urls&gt;&lt;/urls&gt;&lt;/record&gt;&lt;/Cite&gt;&lt;Cite&gt;&lt;Author&gt;Corson&lt;/Author&gt;&lt;Year&gt;2008&lt;/Year&gt;&lt;RecNum&gt;808&lt;/RecNum&gt;&lt;record&gt;&lt;rec-number&gt;808&lt;/rec-number&gt;&lt;foreign-keys&gt;&lt;key app="EN" db-id="0zvrtv5w82pv06eereq5rxf6rr00arp2f0zt" timestamp="1610072520"&gt;808&lt;/key&gt;&lt;/foreign-keys&gt;&lt;ref-type name="Book"&gt;6&lt;/ref-type&gt;&lt;contributors&gt;&lt;authors&gt;&lt;author&gt;Corson, T.&lt;/author&gt;&lt;/authors&gt;&lt;/contributors&gt;&lt;titles&gt;&lt;title&gt;The story of sushi: an unlikely saga of raw fish and rice&lt;/title&gt;&lt;/titles&gt;&lt;dates&gt;&lt;year&gt;2008&lt;/year&gt;&lt;/dates&gt;&lt;pub-location&gt;New York&lt;/pub-location&gt;&lt;publisher&gt;Perennial&lt;/publisher&gt;&lt;urls&gt;&lt;/urls&gt;&lt;/record&gt;&lt;/Cite&gt;&lt;/EndNote&gt;</w:instrText>
      </w:r>
      <w:r>
        <w:rPr>
          <w:noProof/>
        </w:rPr>
        <w:fldChar w:fldCharType="separate"/>
      </w:r>
      <w:r w:rsidR="001E6F4D" w:rsidRPr="001E6F4D">
        <w:rPr>
          <w:noProof/>
          <w:vertAlign w:val="superscript"/>
        </w:rPr>
        <w:t>24,25</w:t>
      </w:r>
      <w:r>
        <w:rPr>
          <w:noProof/>
        </w:rPr>
        <w:fldChar w:fldCharType="end"/>
      </w:r>
      <w:r w:rsidR="00E375AC">
        <w:t xml:space="preserve">, and markets for sustainably rated or certified fish </w:t>
      </w:r>
      <w:r w:rsidR="002C6B9D">
        <w:t xml:space="preserve">are </w:t>
      </w:r>
      <w:r w:rsidR="00E375AC">
        <w:t>expand</w:t>
      </w:r>
      <w:r w:rsidR="002C6B9D">
        <w:t>ing</w:t>
      </w:r>
      <w:r w:rsidR="00AA7D95">
        <w:fldChar w:fldCharType="begin"/>
      </w:r>
      <w:r w:rsidR="001E6F4D">
        <w:instrText xml:space="preserve"> ADDIN EN.CITE &lt;EndNote&gt;&lt;Cite&gt;&lt;Author&gt;Bush&lt;/Author&gt;&lt;Year&gt;2019&lt;/Year&gt;&lt;RecNum&gt;564&lt;/RecNum&gt;&lt;DisplayText&gt;&lt;style face="superscript"&gt;26,27&lt;/style&gt;&lt;/DisplayText&gt;&lt;record&gt;&lt;rec-number&gt;564&lt;/rec-number&gt;&lt;foreign-keys&gt;&lt;key app="EN" db-id="0zvrtv5w82pv06eereq5rxf6rr00arp2f0zt" timestamp="1605905266"&gt;564&lt;/key&gt;&lt;/foreign-keys&gt;&lt;ref-type name="Book"&gt;6&lt;/ref-type&gt;&lt;contributors&gt;&lt;authors&gt;&lt;author&gt;Bush, Simon R.&lt;/author&gt;&lt;author&gt;Oosterveer, Peter&lt;/author&gt;&lt;/authors&gt;&lt;/contributors&gt;&lt;titles&gt;&lt;title&gt;Governing Sustainable Seafood&lt;/title&gt;&lt;/titles&gt;&lt;pages&gt;208-208&lt;/pages&gt;&lt;dates&gt;&lt;year&gt;2019&lt;/year&gt;&lt;/dates&gt;&lt;pub-location&gt;Milton Park, Abingdon, Oxon ; New York, NY : Routledge, 2019. | Series: Earthscan food and agriculture&lt;/pub-location&gt;&lt;publisher&gt;Routledge&lt;/publisher&gt;&lt;isbn&gt;9781315780429&lt;/isbn&gt;&lt;urls&gt;&lt;related-urls&gt;&lt;url&gt;https://www.taylorfrancis.com/books/9781317702467&lt;/url&gt;&lt;/related-urls&gt;&lt;/urls&gt;&lt;electronic-resource-num&gt;10.4324/9781315780429&lt;/electronic-resource-num&gt;&lt;/record&gt;&lt;/Cite&gt;&lt;Cite&gt;&lt;Author&gt;Naylor&lt;/Author&gt;&lt;Year&gt;2021&lt;/Year&gt;&lt;RecNum&gt;802&lt;/RecNum&gt;&lt;record&gt;&lt;rec-number&gt;802&lt;/rec-number&gt;&lt;foreign-keys&gt;&lt;key app="EN" db-id="0zvrtv5w82pv06eereq5rxf6rr00arp2f0zt" timestamp="1610070327"&gt;802&lt;/key&gt;&lt;/foreign-keys&gt;&lt;ref-type name="Journal Article"&gt;17&lt;/ref-type&gt;&lt;contributors&gt;&lt;authors&gt;&lt;author&gt;Naylor, R.L.&lt;/author&gt;&lt;/authors&gt;&lt;/contributors&gt;&lt;titles&gt;&lt;title&gt;A 20-year retrospective review of global aquaculture&lt;/title&gt;&lt;secondary-title&gt;Nature&lt;/secondary-title&gt;&lt;/titles&gt;&lt;periodical&gt;&lt;full-title&gt;Nature&lt;/full-title&gt;&lt;/periodical&gt;&lt;dates&gt;&lt;year&gt;2021&lt;/year&gt;&lt;/dates&gt;&lt;urls&gt;&lt;/urls&gt;&lt;/record&gt;&lt;/Cite&gt;&lt;/EndNote&gt;</w:instrText>
      </w:r>
      <w:r w:rsidR="00AA7D95">
        <w:fldChar w:fldCharType="separate"/>
      </w:r>
      <w:r w:rsidR="001E6F4D" w:rsidRPr="001E6F4D">
        <w:rPr>
          <w:noProof/>
          <w:vertAlign w:val="superscript"/>
        </w:rPr>
        <w:t>26,27</w:t>
      </w:r>
      <w:r w:rsidR="00AA7D95">
        <w:fldChar w:fldCharType="end"/>
      </w:r>
      <w:r w:rsidR="008C7259">
        <w:t>, reflecting income</w:t>
      </w:r>
      <w:r w:rsidR="00971F61">
        <w:t xml:space="preserve"> growth</w:t>
      </w:r>
      <w:r w:rsidR="008C7259">
        <w:t xml:space="preserve"> and changing tastes</w:t>
      </w:r>
      <w:r w:rsidR="00AA7D95">
        <w:t>.</w:t>
      </w:r>
      <w:r w:rsidRPr="00F94A6D">
        <w:t xml:space="preserve"> </w:t>
      </w:r>
      <w:r w:rsidR="0074333F">
        <w:t xml:space="preserve">Diverse </w:t>
      </w:r>
      <w:r w:rsidRPr="00F94A6D">
        <w:t xml:space="preserve">preferences have fostered use and trade in by-products, not just edible fish or </w:t>
      </w:r>
      <w:r w:rsidRPr="005718F7">
        <w:t>fish fillets</w:t>
      </w:r>
      <w:r>
        <w:rPr>
          <w:noProof/>
        </w:rPr>
        <w:fldChar w:fldCharType="begin"/>
      </w:r>
      <w:r w:rsidR="001E6F4D">
        <w:rPr>
          <w:noProof/>
        </w:rPr>
        <w:instrText xml:space="preserve"> ADDIN EN.CITE &lt;EndNote&gt;&lt;Cite&gt;&lt;Author&gt;Stevens&lt;/Author&gt;&lt;Year&gt;2018&lt;/Year&gt;&lt;RecNum&gt;809&lt;/RecNum&gt;&lt;DisplayText&gt;&lt;style face="superscript"&gt;28&lt;/style&gt;&lt;/DisplayText&gt;&lt;record&gt;&lt;rec-number&gt;809&lt;/rec-number&gt;&lt;foreign-keys&gt;&lt;key app="EN" db-id="0zvrtv5w82pv06eereq5rxf6rr00arp2f0zt" timestamp="1610072613"&gt;809&lt;/key&gt;&lt;/foreign-keys&gt;&lt;ref-type name="Journal Article"&gt;17&lt;/ref-type&gt;&lt;contributors&gt;&lt;authors&gt;&lt;author&gt;Stevens, J. R.&lt;/author&gt;&lt;author&gt;Newton, R. W.&lt;/author&gt;&lt;author&gt;Tlusty, M.&lt;/author&gt;&lt;author&gt;Little, D. C.&lt;/author&gt;&lt;/authors&gt;&lt;/contributors&gt;&lt;titles&gt;&lt;title&gt;The rise of aquaculture by-products: Increasing food production, value, and sustainability through strategic utilisation&lt;/title&gt;&lt;secondary-title&gt;Marine Policy&lt;/secondary-title&gt;&lt;/titles&gt;&lt;periodical&gt;&lt;full-title&gt;Marine Policy&lt;/full-title&gt;&lt;/periodical&gt;&lt;pages&gt;115-124&lt;/pages&gt;&lt;volume&gt;90&lt;/volume&gt;&lt;dates&gt;&lt;year&gt;2018&lt;/year&gt;&lt;/dates&gt;&lt;urls&gt;&lt;/urls&gt;&lt;/record&gt;&lt;/Cite&gt;&lt;/EndNote&gt;</w:instrText>
      </w:r>
      <w:r>
        <w:rPr>
          <w:noProof/>
        </w:rPr>
        <w:fldChar w:fldCharType="separate"/>
      </w:r>
      <w:r w:rsidR="001E6F4D" w:rsidRPr="001E6F4D">
        <w:rPr>
          <w:noProof/>
          <w:vertAlign w:val="superscript"/>
        </w:rPr>
        <w:t>28</w:t>
      </w:r>
      <w:r>
        <w:rPr>
          <w:noProof/>
        </w:rPr>
        <w:fldChar w:fldCharType="end"/>
      </w:r>
      <w:r w:rsidRPr="00F94A6D">
        <w:t xml:space="preserve">. </w:t>
      </w:r>
      <w:r w:rsidR="0074333F">
        <w:t>For example, s</w:t>
      </w:r>
      <w:r w:rsidRPr="00F94A6D">
        <w:t xml:space="preserve">almon heads from Norwegian and Scottish aquaculture find viable markets as </w:t>
      </w:r>
      <w:r>
        <w:t xml:space="preserve">human food </w:t>
      </w:r>
      <w:r w:rsidRPr="00F94A6D">
        <w:t>throughout Southeast Asia</w:t>
      </w:r>
      <w:r>
        <w:t>,</w:t>
      </w:r>
      <w:r w:rsidRPr="00F94A6D">
        <w:t xml:space="preserve"> </w:t>
      </w:r>
      <w:r>
        <w:t>and s</w:t>
      </w:r>
      <w:r w:rsidRPr="00F94A6D">
        <w:t xml:space="preserve">hrimp shells and </w:t>
      </w:r>
      <w:proofErr w:type="spellStart"/>
      <w:r w:rsidRPr="00F94A6D">
        <w:t>pangasius</w:t>
      </w:r>
      <w:proofErr w:type="spellEnd"/>
      <w:r w:rsidRPr="00F94A6D">
        <w:t xml:space="preserve"> oil from Vietnam are used in</w:t>
      </w:r>
      <w:r>
        <w:t xml:space="preserve"> medical and agricultural products (</w:t>
      </w:r>
      <w:r w:rsidRPr="00F94A6D">
        <w:t>chitosan</w:t>
      </w:r>
      <w:r>
        <w:t xml:space="preserve">) </w:t>
      </w:r>
      <w:r w:rsidRPr="00F94A6D">
        <w:t>and</w:t>
      </w:r>
      <w:r>
        <w:t xml:space="preserve"> in </w:t>
      </w:r>
      <w:r w:rsidRPr="00F94A6D">
        <w:t>livestock feed formulation, both domestically and after the edible fish products are exported to China</w:t>
      </w:r>
      <w:r>
        <w:rPr>
          <w:noProof/>
        </w:rPr>
        <w:fldChar w:fldCharType="begin"/>
      </w:r>
      <w:r w:rsidR="001E6F4D">
        <w:rPr>
          <w:noProof/>
        </w:rPr>
        <w:instrText xml:space="preserve"> ADDIN EN.CITE &lt;EndNote&gt;&lt;Cite&gt;&lt;Author&gt;Newton&lt;/Author&gt;&lt;Year&gt;2018&lt;/Year&gt;&lt;RecNum&gt;245&lt;/RecNum&gt;&lt;DisplayText&gt;&lt;style face="superscript"&gt;29&lt;/style&gt;&lt;/DisplayText&gt;&lt;record&gt;&lt;rec-number&gt;245&lt;/rec-number&gt;&lt;foreign-keys&gt;&lt;key app="EN" db-id="0zvrtv5w82pv06eereq5rxf6rr00arp2f0zt" timestamp="1605905187"&gt;245&lt;/key&gt;&lt;/foreign-keys&gt;&lt;ref-type name="Journal Article"&gt;17&lt;/ref-type&gt;&lt;contributors&gt;&lt;authors&gt;&lt;author&gt;Newton, Richard W.&lt;/author&gt;&lt;author&gt;Little, David C.&lt;/author&gt;&lt;/authors&gt;&lt;/contributors&gt;&lt;titles&gt;&lt;title&gt;Mapping the impacts of farmed Scottish salmon from a life cycle perspective&lt;/title&gt;&lt;secondary-title&gt;International Journal of Life Cycle Assessment&lt;/secondary-title&gt;&lt;/titles&gt;&lt;periodical&gt;&lt;full-title&gt;International Journal of Life Cycle Assessment&lt;/full-title&gt;&lt;/periodical&gt;&lt;pages&gt;1018-1029&lt;/pages&gt;&lt;volume&gt;23&lt;/volume&gt;&lt;number&gt;5&lt;/number&gt;&lt;keywords&gt;&lt;keyword&gt;Atlantic salmon&lt;/keyword&gt;&lt;keyword&gt;Impact mapping&lt;/keyword&gt;&lt;keyword&gt;LCA&lt;/keyword&gt;&lt;keyword&gt;Local production&lt;/keyword&gt;&lt;keyword&gt;Scotland&lt;/keyword&gt;&lt;/keywords&gt;&lt;dates&gt;&lt;year&gt;2018&lt;/year&gt;&lt;/dates&gt;&lt;publisher&gt;The International Journal of Life Cycle Assessment&lt;/publisher&gt;&lt;urls&gt;&lt;/urls&gt;&lt;electronic-resource-num&gt;10.1007/s11367-017-1386-8&lt;/electronic-resource-num&gt;&lt;/record&gt;&lt;/Cite&gt;&lt;/EndNote&gt;</w:instrText>
      </w:r>
      <w:r>
        <w:rPr>
          <w:noProof/>
        </w:rPr>
        <w:fldChar w:fldCharType="separate"/>
      </w:r>
      <w:r w:rsidR="001E6F4D" w:rsidRPr="001E6F4D">
        <w:rPr>
          <w:noProof/>
          <w:vertAlign w:val="superscript"/>
        </w:rPr>
        <w:t>29</w:t>
      </w:r>
      <w:r>
        <w:rPr>
          <w:noProof/>
        </w:rPr>
        <w:fldChar w:fldCharType="end"/>
      </w:r>
      <w:r>
        <w:rPr>
          <w:noProof/>
        </w:rPr>
        <w:t>.</w:t>
      </w:r>
      <w:r>
        <w:t xml:space="preserve"> Fish processing wastes are </w:t>
      </w:r>
      <w:r w:rsidR="00971F61">
        <w:t xml:space="preserve">increasingly </w:t>
      </w:r>
      <w:r>
        <w:t>used to produce aquaculture feeds</w:t>
      </w:r>
      <w:r>
        <w:rPr>
          <w:noProof/>
        </w:rPr>
        <w:fldChar w:fldCharType="begin"/>
      </w:r>
      <w:r w:rsidR="001E6F4D">
        <w:rPr>
          <w:noProof/>
        </w:rPr>
        <w:instrText xml:space="preserve"> ADDIN EN.CITE &lt;EndNote&gt;&lt;Cite&gt;&lt;Author&gt;Naylor&lt;/Author&gt;&lt;Year&gt;2021&lt;/Year&gt;&lt;RecNum&gt;802&lt;/RecNum&gt;&lt;DisplayText&gt;&lt;style face="superscript"&gt;27&lt;/style&gt;&lt;/DisplayText&gt;&lt;record&gt;&lt;rec-number&gt;802&lt;/rec-number&gt;&lt;foreign-keys&gt;&lt;key app="EN" db-id="0zvrtv5w82pv06eereq5rxf6rr00arp2f0zt" timestamp="1610070327"&gt;802&lt;/key&gt;&lt;/foreign-keys&gt;&lt;ref-type name="Journal Article"&gt;17&lt;/ref-type&gt;&lt;contributors&gt;&lt;authors&gt;&lt;author&gt;Naylor, R.L.&lt;/author&gt;&lt;/authors&gt;&lt;/contributors&gt;&lt;titles&gt;&lt;title&gt;A 20-year retrospective review of global aquaculture&lt;/title&gt;&lt;secondary-title&gt;Nature&lt;/secondary-title&gt;&lt;/titles&gt;&lt;periodical&gt;&lt;full-title&gt;Nature&lt;/full-title&gt;&lt;/periodical&gt;&lt;dates&gt;&lt;year&gt;2021&lt;/year&gt;&lt;/dates&gt;&lt;urls&gt;&lt;/urls&gt;&lt;/record&gt;&lt;/Cite&gt;&lt;/EndNote&gt;</w:instrText>
      </w:r>
      <w:r>
        <w:rPr>
          <w:noProof/>
        </w:rPr>
        <w:fldChar w:fldCharType="separate"/>
      </w:r>
      <w:r w:rsidR="001E6F4D" w:rsidRPr="001E6F4D">
        <w:rPr>
          <w:noProof/>
          <w:vertAlign w:val="superscript"/>
        </w:rPr>
        <w:t>27</w:t>
      </w:r>
      <w:r>
        <w:rPr>
          <w:noProof/>
        </w:rPr>
        <w:fldChar w:fldCharType="end"/>
      </w:r>
      <w:r>
        <w:t xml:space="preserve">. Although </w:t>
      </w:r>
      <w:r w:rsidR="00F12B71">
        <w:t>our analysis</w:t>
      </w:r>
      <w:r>
        <w:t xml:space="preserve"> focuses on patterns of fish consumption for human foods, the overall demand for aquatic animals, algae, and plants also encompasses a wide array of industrial</w:t>
      </w:r>
      <w:r w:rsidR="00616494">
        <w:t xml:space="preserve"> uses and animal feed products</w:t>
      </w:r>
      <w:r>
        <w:fldChar w:fldCharType="begin"/>
      </w:r>
      <w:r w:rsidR="001E6F4D">
        <w:instrText xml:space="preserve"> ADDIN EN.CITE &lt;EndNote&gt;&lt;Cite&gt;&lt;Author&gt;Stevens&lt;/Author&gt;&lt;Year&gt;2018&lt;/Year&gt;&lt;RecNum&gt;809&lt;/RecNum&gt;&lt;DisplayText&gt;&lt;style face="superscript"&gt;28&lt;/style&gt;&lt;/DisplayText&gt;&lt;record&gt;&lt;rec-number&gt;809&lt;/rec-number&gt;&lt;foreign-keys&gt;&lt;key app="EN" db-id="0zvrtv5w82pv06eereq5rxf6rr00arp2f0zt" timestamp="1610072613"&gt;809&lt;/key&gt;&lt;/foreign-keys&gt;&lt;ref-type name="Journal Article"&gt;17&lt;/ref-type&gt;&lt;contributors&gt;&lt;authors&gt;&lt;author&gt;Stevens, J. R.&lt;/author&gt;&lt;author&gt;Newton, R. W.&lt;/author&gt;&lt;author&gt;Tlusty, M.&lt;/author&gt;&lt;author&gt;Little, D. C.&lt;/author&gt;&lt;/authors&gt;&lt;/contributors&gt;&lt;titles&gt;&lt;title&gt;The rise of aquaculture by-products: Increasing food production, value, and sustainability through strategic utilisation&lt;/title&gt;&lt;secondary-title&gt;Marine Policy&lt;/secondary-title&gt;&lt;/titles&gt;&lt;periodical&gt;&lt;full-title&gt;Marine Policy&lt;/full-title&gt;&lt;/periodical&gt;&lt;pages&gt;115-124&lt;/pages&gt;&lt;volume&gt;90&lt;/volume&gt;&lt;dates&gt;&lt;year&gt;2018&lt;/year&gt;&lt;/dates&gt;&lt;urls&gt;&lt;/urls&gt;&lt;/record&gt;&lt;/Cite&gt;&lt;/EndNote&gt;</w:instrText>
      </w:r>
      <w:r>
        <w:fldChar w:fldCharType="separate"/>
      </w:r>
      <w:r w:rsidR="001E6F4D" w:rsidRPr="001E6F4D">
        <w:rPr>
          <w:noProof/>
          <w:vertAlign w:val="superscript"/>
        </w:rPr>
        <w:t>28</w:t>
      </w:r>
      <w:r>
        <w:fldChar w:fldCharType="end"/>
      </w:r>
      <w:r>
        <w:t>.</w:t>
      </w:r>
    </w:p>
    <w:p w14:paraId="524389A4" w14:textId="524113D4" w:rsidR="002E55EC" w:rsidRDefault="002E55EC" w:rsidP="0088634D">
      <w:pPr>
        <w:spacing w:line="480" w:lineRule="auto"/>
        <w:jc w:val="both"/>
      </w:pPr>
      <w:r>
        <w:tab/>
        <w:t>Th</w:t>
      </w:r>
      <w:r w:rsidR="00635C09">
        <w:t>is</w:t>
      </w:r>
      <w:r>
        <w:t xml:space="preserve"> study covers three tiers of analysis: global, as represented by 72 countries</w:t>
      </w:r>
      <w:r w:rsidR="00C61C38">
        <w:t xml:space="preserve"> drawn from all continents and</w:t>
      </w:r>
      <w:r>
        <w:t xml:space="preserve"> constituting over 80% of all blue food consumption; regional, based on the two largest fish consuming countries in each of five </w:t>
      </w:r>
      <w:r w:rsidR="00C61C38">
        <w:t xml:space="preserve">continents -- </w:t>
      </w:r>
      <w:r>
        <w:t xml:space="preserve">Asia, </w:t>
      </w:r>
      <w:r w:rsidR="00DE63E4">
        <w:t>Africa</w:t>
      </w:r>
      <w:r>
        <w:t>, South America, North America, and Europe</w:t>
      </w:r>
      <w:r w:rsidR="00C61C38">
        <w:t xml:space="preserve"> --</w:t>
      </w:r>
      <w:r>
        <w:t xml:space="preserve"> accounting for 55% of global consumption</w:t>
      </w:r>
      <w:r w:rsidR="00C61C38">
        <w:t xml:space="preserve"> (each</w:t>
      </w:r>
      <w:r w:rsidR="00FB7B21">
        <w:t xml:space="preserve"> region </w:t>
      </w:r>
      <w:r w:rsidR="00C61C38">
        <w:t>comprising 5% or more of the global total)</w:t>
      </w:r>
      <w:r>
        <w:t xml:space="preserve">; </w:t>
      </w:r>
      <w:commentRangeStart w:id="25"/>
      <w:r>
        <w:t xml:space="preserve">and national, through four country-level investigations of blue food demand (China, India, Nigeria, and Chile). </w:t>
      </w:r>
      <w:commentRangeEnd w:id="25"/>
      <w:r w:rsidR="006D79CA">
        <w:rPr>
          <w:rStyle w:val="CommentReference"/>
          <w:rFonts w:asciiTheme="minorHAnsi" w:eastAsiaTheme="minorEastAsia" w:hAnsiTheme="minorHAnsi" w:cstheme="minorBidi"/>
          <w:kern w:val="2"/>
          <w:lang w:eastAsia="zh-CN"/>
        </w:rPr>
        <w:commentReference w:id="25"/>
      </w:r>
      <w:r>
        <w:t xml:space="preserve">Consumption is </w:t>
      </w:r>
      <w:r w:rsidR="00C441EC">
        <w:t xml:space="preserve">captured </w:t>
      </w:r>
      <w:r>
        <w:t>by apparent consumption</w:t>
      </w:r>
      <w:r w:rsidR="00C441EC">
        <w:t xml:space="preserve"> data </w:t>
      </w:r>
      <w:r w:rsidR="00C441EC">
        <w:lastRenderedPageBreak/>
        <w:t>taken</w:t>
      </w:r>
      <w:r>
        <w:t xml:space="preserve"> from FAO food balance sheets</w:t>
      </w:r>
      <w:r w:rsidR="00C064FC">
        <w:fldChar w:fldCharType="begin"/>
      </w:r>
      <w:r w:rsidR="001E6F4D">
        <w:instrText xml:space="preserve"> ADDIN EN.CITE &lt;EndNote&gt;&lt;Cite&gt;&lt;Author&gt;FAO&lt;/Author&gt;&lt;Year&gt;2020&lt;/Year&gt;&lt;RecNum&gt;760&lt;/RecNum&gt;&lt;DisplayText&gt;&lt;style face="superscript"&gt;30&lt;/style&gt;&lt;/DisplayText&gt;&lt;record&gt;&lt;rec-number&gt;760&lt;/rec-number&gt;&lt;foreign-keys&gt;&lt;key app="EN" db-id="0zvrtv5w82pv06eereq5rxf6rr00arp2f0zt" timestamp="1608282610"&gt;760&lt;/key&gt;&lt;/foreign-keys&gt;&lt;ref-type name="Book"&gt;6&lt;/ref-type&gt;&lt;contributors&gt;&lt;authors&gt;&lt;author&gt; FAO&lt;/author&gt;&lt;/authors&gt;&lt;/contributors&gt;&lt;titles&gt;&lt;title&gt;New Food Balances&lt;/title&gt;&lt;/titles&gt;&lt;dates&gt;&lt;year&gt;2020&lt;/year&gt;&lt;/dates&gt;&lt;publisher&gt;FAO&lt;/publisher&gt;&lt;label&gt;Accessed August 10, 2020&lt;/label&gt;&lt;urls&gt;&lt;/urls&gt;&lt;/record&gt;&lt;/Cite&gt;&lt;/EndNote&gt;</w:instrText>
      </w:r>
      <w:r w:rsidR="00C064FC">
        <w:fldChar w:fldCharType="separate"/>
      </w:r>
      <w:r w:rsidR="001E6F4D" w:rsidRPr="001E6F4D">
        <w:rPr>
          <w:noProof/>
          <w:vertAlign w:val="superscript"/>
        </w:rPr>
        <w:t>30</w:t>
      </w:r>
      <w:r w:rsidR="00C064FC">
        <w:fldChar w:fldCharType="end"/>
      </w:r>
      <w:r w:rsidR="00C441EC">
        <w:t xml:space="preserve"> </w:t>
      </w:r>
      <w:r>
        <w:t xml:space="preserve">and does not directly measure dietary intake. Edible conversion weights and income elasticities from the literature are used to estimate current and future blue food consumption and to compare fish to terrestrial </w:t>
      </w:r>
      <w:r w:rsidR="003C6AD3">
        <w:t xml:space="preserve">meat </w:t>
      </w:r>
      <w:r>
        <w:t xml:space="preserve">consumption (see Methods). The terms 'blue foods', 'seafood', and 'fish' are used interchangeably throughout this study to denote marine and freshwater finfish (including diadromous fish), crustacean, and </w:t>
      </w:r>
      <w:proofErr w:type="spellStart"/>
      <w:r>
        <w:t>mollusc</w:t>
      </w:r>
      <w:proofErr w:type="spellEnd"/>
      <w:r>
        <w:t xml:space="preserve"> species, as reported by FAO (</w:t>
      </w:r>
      <w:r w:rsidRPr="00C441EC">
        <w:t>SI</w:t>
      </w:r>
      <w:r w:rsidR="00895EB7" w:rsidRPr="00C441EC">
        <w:t>.</w:t>
      </w:r>
      <w:r w:rsidR="00971251" w:rsidRPr="00C441EC">
        <w:t>2</w:t>
      </w:r>
      <w:r w:rsidRPr="00C441EC">
        <w:t>).</w:t>
      </w:r>
      <w:r>
        <w:t xml:space="preserve"> Although aquatic plants, seaweed, and aquatic animals other than fish and shellfish are important for food and nutrition</w:t>
      </w:r>
      <w:r w:rsidR="00C441EC">
        <w:t>al</w:t>
      </w:r>
      <w:r>
        <w:t xml:space="preserve"> security in certain locations, they are not included in our analysis due to data</w:t>
      </w:r>
      <w:r w:rsidR="00C441EC">
        <w:t xml:space="preserve"> limitations</w:t>
      </w:r>
      <w:r>
        <w:t>.</w:t>
      </w:r>
    </w:p>
    <w:p w14:paraId="24D6A809" w14:textId="77777777" w:rsidR="005A0A5E" w:rsidRDefault="005A0A5E"/>
    <w:p w14:paraId="59F92DB2" w14:textId="0F0507A3" w:rsidR="005A0A5E" w:rsidRPr="00D47327" w:rsidRDefault="00CE34E7" w:rsidP="005A0A5E">
      <w:pPr>
        <w:spacing w:line="480" w:lineRule="auto"/>
        <w:jc w:val="both"/>
        <w:rPr>
          <w:b/>
          <w:bCs/>
        </w:rPr>
      </w:pPr>
      <w:r>
        <w:rPr>
          <w:b/>
          <w:bCs/>
        </w:rPr>
        <w:t xml:space="preserve">2. </w:t>
      </w:r>
      <w:r w:rsidR="005A0A5E" w:rsidRPr="00D47327">
        <w:rPr>
          <w:b/>
          <w:bCs/>
        </w:rPr>
        <w:t>Results</w:t>
      </w:r>
    </w:p>
    <w:p w14:paraId="21F828F5" w14:textId="0D7AA2DA" w:rsidR="003F6332" w:rsidRDefault="003F6332" w:rsidP="005A0A5E">
      <w:pPr>
        <w:spacing w:line="480" w:lineRule="auto"/>
        <w:jc w:val="both"/>
        <w:rPr>
          <w:i/>
          <w:iCs/>
        </w:rPr>
      </w:pPr>
      <w:r w:rsidRPr="003F6332">
        <w:rPr>
          <w:i/>
          <w:iCs/>
        </w:rPr>
        <w:t xml:space="preserve">2.1 Global fish </w:t>
      </w:r>
      <w:r>
        <w:rPr>
          <w:i/>
          <w:iCs/>
        </w:rPr>
        <w:t>consumption</w:t>
      </w:r>
    </w:p>
    <w:p w14:paraId="79EE8604" w14:textId="5E9F32DB" w:rsidR="00077B09" w:rsidRDefault="00FA61F7" w:rsidP="00C02C18">
      <w:pPr>
        <w:spacing w:line="480" w:lineRule="auto"/>
        <w:jc w:val="both"/>
      </w:pPr>
      <w:r>
        <w:t xml:space="preserve">Our </w:t>
      </w:r>
      <w:r w:rsidR="00B406EB">
        <w:t xml:space="preserve">global </w:t>
      </w:r>
      <w:r>
        <w:t xml:space="preserve">analysis focuses on population and income per capita as major determinants of </w:t>
      </w:r>
      <w:r w:rsidR="00B406EB">
        <w:t xml:space="preserve">blue food </w:t>
      </w:r>
      <w:r>
        <w:t xml:space="preserve">consumption. </w:t>
      </w:r>
      <w:r w:rsidR="004E6A02">
        <w:t>During the 20-year period from 1998 to 2018, global average fish consumption per person rose from 15.6 to 20.4 kg/year on a live-weight basis, and from 11.5 to 15.1 kg/year in edible weight</w:t>
      </w:r>
      <w:r w:rsidR="00C61D3B">
        <w:fldChar w:fldCharType="begin"/>
      </w:r>
      <w:r w:rsidR="001E6F4D">
        <w:instrText xml:space="preserve"> ADDIN EN.CITE &lt;EndNote&gt;&lt;Cite ExcludeAuth="1"&gt;&lt;Author&gt;FAO&lt;/Author&gt;&lt;Year&gt;2020&lt;/Year&gt;&lt;RecNum&gt;760&lt;/RecNum&gt;&lt;DisplayText&gt;&lt;style face="superscript"&gt;30&lt;/style&gt;&lt;/DisplayText&gt;&lt;record&gt;&lt;rec-number&gt;760&lt;/rec-number&gt;&lt;foreign-keys&gt;&lt;key app="EN" db-id="0zvrtv5w82pv06eereq5rxf6rr00arp2f0zt" timestamp="1608282610"&gt;760&lt;/key&gt;&lt;/foreign-keys&gt;&lt;ref-type name="Book"&gt;6&lt;/ref-type&gt;&lt;contributors&gt;&lt;authors&gt;&lt;author&gt; FAO&lt;/author&gt;&lt;/authors&gt;&lt;/contributors&gt;&lt;titles&gt;&lt;title&gt;New Food Balances&lt;/title&gt;&lt;/titles&gt;&lt;dates&gt;&lt;year&gt;2020&lt;/year&gt;&lt;/dates&gt;&lt;publisher&gt;FAO&lt;/publisher&gt;&lt;label&gt;Accessed August 10, 2020&lt;/label&gt;&lt;urls&gt;&lt;/urls&gt;&lt;/record&gt;&lt;/Cite&gt;&lt;/EndNote&gt;</w:instrText>
      </w:r>
      <w:r w:rsidR="00C61D3B">
        <w:fldChar w:fldCharType="separate"/>
      </w:r>
      <w:r w:rsidR="001E6F4D" w:rsidRPr="001E6F4D">
        <w:rPr>
          <w:noProof/>
          <w:vertAlign w:val="superscript"/>
        </w:rPr>
        <w:t>30</w:t>
      </w:r>
      <w:r w:rsidR="00C61D3B">
        <w:fldChar w:fldCharType="end"/>
      </w:r>
      <w:r w:rsidR="004E6A02">
        <w:t xml:space="preserve">. </w:t>
      </w:r>
      <w:r w:rsidR="00CC552C">
        <w:t xml:space="preserve">Multiplying these figures by the growing population, </w:t>
      </w:r>
      <w:r w:rsidR="004E6A02">
        <w:t xml:space="preserve">the aggregate volume of fish demand (live-weight) increased from 93.6 to 152 million </w:t>
      </w:r>
      <w:proofErr w:type="spellStart"/>
      <w:r w:rsidR="004E6A02">
        <w:t>tonnes</w:t>
      </w:r>
      <w:proofErr w:type="spellEnd"/>
      <w:r w:rsidR="004E6A02">
        <w:t xml:space="preserve"> (Mt)</w:t>
      </w:r>
      <w:r w:rsidR="00C61D3B">
        <w:fldChar w:fldCharType="begin"/>
      </w:r>
      <w:r w:rsidR="001E6F4D">
        <w:instrText xml:space="preserve"> ADDIN EN.CITE &lt;EndNote&gt;&lt;Cite ExcludeAuth="1"&gt;&lt;Author&gt;FAO&lt;/Author&gt;&lt;Year&gt;2020&lt;/Year&gt;&lt;RecNum&gt;760&lt;/RecNum&gt;&lt;DisplayText&gt;&lt;style face="superscript"&gt;30&lt;/style&gt;&lt;/DisplayText&gt;&lt;record&gt;&lt;rec-number&gt;760&lt;/rec-number&gt;&lt;foreign-keys&gt;&lt;key app="EN" db-id="0zvrtv5w82pv06eereq5rxf6rr00arp2f0zt" timestamp="1608282610"&gt;760&lt;/key&gt;&lt;/foreign-keys&gt;&lt;ref-type name="Book"&gt;6&lt;/ref-type&gt;&lt;contributors&gt;&lt;authors&gt;&lt;author&gt; FAO&lt;/author&gt;&lt;/authors&gt;&lt;/contributors&gt;&lt;titles&gt;&lt;title&gt;New Food Balances&lt;/title&gt;&lt;/titles&gt;&lt;dates&gt;&lt;year&gt;2020&lt;/year&gt;&lt;/dates&gt;&lt;publisher&gt;FAO&lt;/publisher&gt;&lt;label&gt;Accessed August 10, 2020&lt;/label&gt;&lt;urls&gt;&lt;/urls&gt;&lt;/record&gt;&lt;/Cite&gt;&lt;/EndNote&gt;</w:instrText>
      </w:r>
      <w:r w:rsidR="00C61D3B">
        <w:fldChar w:fldCharType="separate"/>
      </w:r>
      <w:r w:rsidR="001E6F4D" w:rsidRPr="001E6F4D">
        <w:rPr>
          <w:noProof/>
          <w:vertAlign w:val="superscript"/>
        </w:rPr>
        <w:t>30</w:t>
      </w:r>
      <w:r w:rsidR="00C61D3B">
        <w:fldChar w:fldCharType="end"/>
      </w:r>
      <w:r w:rsidR="004E6A02">
        <w:t>.</w:t>
      </w:r>
    </w:p>
    <w:p w14:paraId="3378F028" w14:textId="55F09BC3" w:rsidR="00C02C18" w:rsidRDefault="00077B09" w:rsidP="00C02C18">
      <w:pPr>
        <w:spacing w:line="480" w:lineRule="auto"/>
        <w:jc w:val="both"/>
      </w:pPr>
      <w:r>
        <w:tab/>
        <w:t>Income growth and associated changes in dietary habits have been shown to be a more influential driver of fish demand</w:t>
      </w:r>
      <w:r w:rsidR="001240CB">
        <w:t xml:space="preserve"> in recent decades</w:t>
      </w:r>
      <w:r>
        <w:t xml:space="preserve"> than population growth at the global scale</w:t>
      </w:r>
      <w:r w:rsidR="009D4CFF">
        <w:fldChar w:fldCharType="begin"/>
      </w:r>
      <w:r w:rsidR="00A6044F">
        <w:instrText xml:space="preserve"> ADDIN EN.CITE &lt;EndNote&gt;&lt;Cite&gt;&lt;Author&gt;Cai&lt;/Author&gt;&lt;Year&gt;2017&lt;/Year&gt;&lt;RecNum&gt;448&lt;/RecNum&gt;&lt;DisplayText&gt;&lt;style face="superscript"&gt;3,5&lt;/style&gt;&lt;/DisplayText&gt;&lt;record&gt;&lt;rec-number&gt;448&lt;/rec-number&gt;&lt;foreign-keys&gt;&lt;key app="EN" db-id="0zvrtv5w82pv06eereq5rxf6rr00arp2f0zt" timestamp="1605905189"&gt;448&lt;/key&gt;&lt;/foreign-keys&gt;&lt;ref-type name="Report"&gt;27&lt;/ref-type&gt;&lt;contributors&gt;&lt;authors&gt;&lt;author&gt;Cai, Junning&lt;/author&gt;&lt;author&gt;Leung, PingSun&lt;/author&gt;&lt;/authors&gt;&lt;/contributors&gt;&lt;titles&gt;&lt;title&gt;Short-term projection of global fish demand and supply gaps&lt;/title&gt;&lt;/titles&gt;&lt;pages&gt;114-114&lt;/pages&gt;&lt;keywords&gt;&lt;keyword&gt;[income&lt;/keyword&gt;&lt;keyword&gt;consumption&lt;/keyword&gt;&lt;keyword&gt;fish&lt;/keyword&gt;&lt;keyword&gt;fishery production&lt;/keyword&gt;&lt;keyword&gt;forecasting&lt;/keyword&gt;&lt;keyword&gt;impact assessment]&lt;/keyword&gt;&lt;keyword&gt;models&lt;/keyword&gt;&lt;keyword&gt;supply balance&lt;/keyword&gt;&lt;/keywords&gt;&lt;dates&gt;&lt;year&gt;2017&lt;/year&gt;&lt;/dates&gt;&lt;isbn&gt;9789251098578&lt;/isbn&gt;&lt;urls&gt;&lt;/urls&gt;&lt;/record&gt;&lt;/Cite&gt;&lt;Cite ExcludeAuth="1"&gt;&lt;Year&gt;2013&lt;/Year&gt;&lt;RecNum&gt;655&lt;/RecNum&gt;&lt;record&gt;&lt;rec-number&gt;655&lt;/rec-number&gt;&lt;foreign-keys&gt;&lt;key app="EN" db-id="0zvrtv5w82pv06eereq5rxf6rr00arp2f0zt" timestamp="1606329999"&gt;655&lt;/key&gt;&lt;/foreign-keys&gt;&lt;ref-type name="Report"&gt;27&lt;/ref-type&gt;&lt;contributors&gt;&lt;/contributors&gt;&lt;titles&gt;&lt;title&gt;Fish to 2030: Prospects for fisheries and aquaculture&lt;/title&gt;&lt;/titles&gt;&lt;dates&gt;&lt;year&gt;2013&lt;/year&gt;&lt;/dates&gt;&lt;pub-location&gt;Washington, D.C.&lt;/pub-location&gt;&lt;publisher&gt;The World Bank&lt;/publisher&gt;&lt;isbn&gt;83177-GLB&lt;/isbn&gt;&lt;urls&gt;&lt;/urls&gt;&lt;/record&gt;&lt;/Cite&gt;&lt;/EndNote&gt;</w:instrText>
      </w:r>
      <w:r w:rsidR="009D4CFF">
        <w:fldChar w:fldCharType="separate"/>
      </w:r>
      <w:r w:rsidR="009D4CFF" w:rsidRPr="009D4CFF">
        <w:rPr>
          <w:noProof/>
          <w:vertAlign w:val="superscript"/>
        </w:rPr>
        <w:t>3,5</w:t>
      </w:r>
      <w:r w:rsidR="009D4CFF">
        <w:fldChar w:fldCharType="end"/>
      </w:r>
      <w:r>
        <w:t>.</w:t>
      </w:r>
      <w:r w:rsidR="001240CB">
        <w:t xml:space="preserve"> </w:t>
      </w:r>
      <w:r w:rsidR="00C02C18">
        <w:t>Cai and Leung</w:t>
      </w:r>
      <w:r w:rsidR="009D4CFF">
        <w:fldChar w:fldCharType="begin"/>
      </w:r>
      <w:r w:rsidR="00A6044F">
        <w:instrText xml:space="preserve"> ADDIN EN.CITE &lt;EndNote&gt;&lt;Cite&gt;&lt;Author&gt;Cai&lt;/Author&gt;&lt;Year&gt;2017&lt;/Year&gt;&lt;RecNum&gt;448&lt;/RecNum&gt;&lt;DisplayText&gt;&lt;style face="superscript"&gt;3&lt;/style&gt;&lt;/DisplayText&gt;&lt;record&gt;&lt;rec-number&gt;448&lt;/rec-number&gt;&lt;foreign-keys&gt;&lt;key app="EN" db-id="0zvrtv5w82pv06eereq5rxf6rr00arp2f0zt" timestamp="1605905189"&gt;448&lt;/key&gt;&lt;/foreign-keys&gt;&lt;ref-type name="Report"&gt;27&lt;/ref-type&gt;&lt;contributors&gt;&lt;authors&gt;&lt;author&gt;Cai, Junning&lt;/author&gt;&lt;author&gt;Leung, PingSun&lt;/author&gt;&lt;/authors&gt;&lt;/contributors&gt;&lt;titles&gt;&lt;title&gt;Short-term projection of global fish demand and supply gaps&lt;/title&gt;&lt;/titles&gt;&lt;pages&gt;114-114&lt;/pages&gt;&lt;keywords&gt;&lt;keyword&gt;[income&lt;/keyword&gt;&lt;keyword&gt;consumption&lt;/keyword&gt;&lt;keyword&gt;fish&lt;/keyword&gt;&lt;keyword&gt;fishery production&lt;/keyword&gt;&lt;keyword&gt;forecasting&lt;/keyword&gt;&lt;keyword&gt;impact assessment]&lt;/keyword&gt;&lt;keyword&gt;models&lt;/keyword&gt;&lt;keyword&gt;supply balance&lt;/keyword&gt;&lt;/keywords&gt;&lt;dates&gt;&lt;year&gt;2017&lt;/year&gt;&lt;/dates&gt;&lt;isbn&gt;9789251098578&lt;/isbn&gt;&lt;urls&gt;&lt;/urls&gt;&lt;/record&gt;&lt;/Cite&gt;&lt;/EndNote&gt;</w:instrText>
      </w:r>
      <w:r w:rsidR="009D4CFF">
        <w:fldChar w:fldCharType="separate"/>
      </w:r>
      <w:r w:rsidR="009D4CFF" w:rsidRPr="009D4CFF">
        <w:rPr>
          <w:noProof/>
          <w:vertAlign w:val="superscript"/>
        </w:rPr>
        <w:t>3</w:t>
      </w:r>
      <w:r w:rsidR="009D4CFF">
        <w:fldChar w:fldCharType="end"/>
      </w:r>
      <w:r w:rsidR="00C02C18">
        <w:t xml:space="preserve"> disaggregated the effects of population growth and consumption per capita for the period 2008-2013 and found that they accounted for 40% and 60%, respectively,</w:t>
      </w:r>
      <w:r w:rsidR="00B406EB">
        <w:t xml:space="preserve"> </w:t>
      </w:r>
      <w:r w:rsidR="00C02C18">
        <w:t>of the</w:t>
      </w:r>
      <w:r w:rsidR="00B406EB">
        <w:t xml:space="preserve"> </w:t>
      </w:r>
      <w:r w:rsidR="00C02C18">
        <w:t xml:space="preserve">increase in </w:t>
      </w:r>
      <w:r w:rsidR="00B406EB">
        <w:t xml:space="preserve">global </w:t>
      </w:r>
      <w:r w:rsidR="00C02C18">
        <w:t>fish demand. Their results showed considerable regional variation; in</w:t>
      </w:r>
      <w:r w:rsidR="00C02C18" w:rsidRPr="0027086D">
        <w:t xml:space="preserve"> </w:t>
      </w:r>
      <w:r w:rsidR="006B355B" w:rsidRPr="00BF56EA">
        <w:t>S</w:t>
      </w:r>
      <w:r w:rsidR="00434A33" w:rsidRPr="00BF56EA">
        <w:t>ub-Saharan Africa</w:t>
      </w:r>
      <w:r w:rsidR="00C02C18">
        <w:t xml:space="preserve"> the contribution of population growth to total demand was 90%, while in East Asia (mainly China)</w:t>
      </w:r>
      <w:r w:rsidR="00930FA5">
        <w:t xml:space="preserve"> where economic growth was</w:t>
      </w:r>
      <w:r w:rsidR="00857D20">
        <w:t xml:space="preserve"> </w:t>
      </w:r>
      <w:r w:rsidR="00B406EB">
        <w:t xml:space="preserve">much </w:t>
      </w:r>
      <w:r w:rsidR="00930FA5">
        <w:t>strong</w:t>
      </w:r>
      <w:r w:rsidR="00B406EB">
        <w:t>er</w:t>
      </w:r>
      <w:r w:rsidR="00857D20">
        <w:t xml:space="preserve"> and population growth relatively weak</w:t>
      </w:r>
      <w:r w:rsidR="00C02C18">
        <w:t xml:space="preserve">, </w:t>
      </w:r>
      <w:r w:rsidR="00B406EB">
        <w:t xml:space="preserve">population </w:t>
      </w:r>
      <w:r w:rsidR="00C02C18">
        <w:t xml:space="preserve">accounted for only 13% of the overall increase in fish demand. Asia </w:t>
      </w:r>
      <w:r w:rsidR="006F5D9E">
        <w:t xml:space="preserve">was the source of </w:t>
      </w:r>
      <w:r w:rsidR="00C02C18">
        <w:t xml:space="preserve">virtually all </w:t>
      </w:r>
      <w:r w:rsidR="00C02C18">
        <w:lastRenderedPageBreak/>
        <w:t xml:space="preserve">of the increase in global fish </w:t>
      </w:r>
      <w:r w:rsidR="006B25B7">
        <w:t xml:space="preserve">consumption </w:t>
      </w:r>
      <w:r w:rsidR="00C02C18">
        <w:t>over this period</w:t>
      </w:r>
      <w:r w:rsidR="00857D20">
        <w:t xml:space="preserve">, suggesting </w:t>
      </w:r>
      <w:r w:rsidR="00C02C18">
        <w:t xml:space="preserve">that Asian countries are undergoing a significant dietary transition, one that is just beginning in </w:t>
      </w:r>
      <w:r w:rsidR="00434A33">
        <w:t>Sub-Saharan Africa</w:t>
      </w:r>
      <w:r w:rsidR="00C02C18">
        <w:t>.</w:t>
      </w:r>
    </w:p>
    <w:p w14:paraId="41A207EC" w14:textId="68EB56DC" w:rsidR="00C02C18" w:rsidRDefault="00857D20" w:rsidP="00C02C18">
      <w:pPr>
        <w:spacing w:line="480" w:lineRule="auto"/>
        <w:jc w:val="both"/>
      </w:pPr>
      <w:r>
        <w:tab/>
      </w:r>
      <w:r w:rsidR="00D67DA2">
        <w:rPr>
          <w:color w:val="000000" w:themeColor="text1"/>
        </w:rPr>
        <w:t xml:space="preserve">To assess the role of </w:t>
      </w:r>
      <w:r>
        <w:t xml:space="preserve">income </w:t>
      </w:r>
      <w:r w:rsidR="006F391B">
        <w:t xml:space="preserve">in </w:t>
      </w:r>
      <w:r>
        <w:t>blue food consumption</w:t>
      </w:r>
      <w:r w:rsidR="00D67DA2">
        <w:t xml:space="preserve"> globally, we</w:t>
      </w:r>
      <w:r>
        <w:t xml:space="preserve"> </w:t>
      </w:r>
      <w:r w:rsidR="00D67DA2">
        <w:t xml:space="preserve">use </w:t>
      </w:r>
      <w:r w:rsidR="004E6A02">
        <w:t xml:space="preserve">an aggregate </w:t>
      </w:r>
      <w:r w:rsidR="006B25B7">
        <w:t>metric for fish</w:t>
      </w:r>
      <w:r w:rsidR="00D67DA2">
        <w:t xml:space="preserve"> </w:t>
      </w:r>
      <w:r w:rsidR="004E6A02">
        <w:t>following</w:t>
      </w:r>
      <w:r w:rsidR="00D67DA2">
        <w:t xml:space="preserve"> the demand model of</w:t>
      </w:r>
      <w:r w:rsidR="004E6A02">
        <w:t xml:space="preserve"> Muhammad et al</w:t>
      </w:r>
      <w:r w:rsidR="006A04A7">
        <w:fldChar w:fldCharType="begin"/>
      </w:r>
      <w:r w:rsidR="006A04A7">
        <w:instrText xml:space="preserve"> ADDIN EN.CITE &lt;EndNote&gt;&lt;Cite&gt;&lt;Author&gt;Muhammad&lt;/Author&gt;&lt;Year&gt;2011&lt;/Year&gt;&lt;RecNum&gt;683&lt;/RecNum&gt;&lt;DisplayText&gt;&lt;style face="superscript"&gt;2&lt;/style&gt;&lt;/DisplayText&gt;&lt;record&gt;&lt;rec-number&gt;683&lt;/rec-number&gt;&lt;foreign-keys&gt;&lt;key app="EN" db-id="0zvrtv5w82pv06eereq5rxf6rr00arp2f0zt" timestamp="1606792474"&gt;683&lt;/key&gt;&lt;/foreign-keys&gt;&lt;ref-type name="Report"&gt;27&lt;/ref-type&gt;&lt;contributors&gt;&lt;authors&gt;&lt;author&gt;Muhammad, A.&lt;/author&gt;&lt;author&gt;Seale, J. L.&lt;/author&gt;&lt;author&gt;Meade, B.&lt;/author&gt;&lt;author&gt;Regmi, A.&lt;/author&gt;&lt;/authors&gt;&lt;/contributors&gt;&lt;titles&gt;&lt;title&gt;International Evidence on Food Consumption Patterns: An Update Using 2005 International Comparison Program Data&lt;/title&gt;&lt;/titles&gt;&lt;dates&gt;&lt;year&gt;2011&lt;/year&gt;&lt;/dates&gt;&lt;publisher&gt;USDA-ERS Technical Bulletin&lt;/publisher&gt;&lt;isbn&gt;1929&lt;/isbn&gt;&lt;urls&gt;&lt;/urls&gt;&lt;/record&gt;&lt;/Cite&gt;&lt;/EndNote&gt;</w:instrText>
      </w:r>
      <w:r w:rsidR="006A04A7">
        <w:fldChar w:fldCharType="separate"/>
      </w:r>
      <w:r w:rsidR="006A04A7" w:rsidRPr="006A04A7">
        <w:rPr>
          <w:noProof/>
          <w:vertAlign w:val="superscript"/>
        </w:rPr>
        <w:t>2</w:t>
      </w:r>
      <w:r w:rsidR="006A04A7">
        <w:fldChar w:fldCharType="end"/>
      </w:r>
      <w:r w:rsidR="00DC1639">
        <w:t>,</w:t>
      </w:r>
      <w:r w:rsidR="00D67DA2">
        <w:t xml:space="preserve"> and then compare </w:t>
      </w:r>
      <w:r w:rsidR="00DC1639">
        <w:t xml:space="preserve">correlations between per capita </w:t>
      </w:r>
      <w:r w:rsidR="00D67DA2">
        <w:t xml:space="preserve">income </w:t>
      </w:r>
      <w:r w:rsidR="00DC1639">
        <w:t xml:space="preserve">and </w:t>
      </w:r>
      <w:r w:rsidR="00311D31">
        <w:t xml:space="preserve">consumption of </w:t>
      </w:r>
      <w:r w:rsidR="00D67DA2">
        <w:t>fish versus terrestrial meat with cross-section</w:t>
      </w:r>
      <w:r w:rsidR="00871DBD">
        <w:t>al</w:t>
      </w:r>
      <w:r w:rsidR="00D67DA2">
        <w:t xml:space="preserve"> data </w:t>
      </w:r>
      <w:r w:rsidR="00483D1D">
        <w:t xml:space="preserve">(see Methods). </w:t>
      </w:r>
      <w:r w:rsidR="00DC1639">
        <w:t xml:space="preserve">Figure 1 </w:t>
      </w:r>
      <w:r w:rsidR="00C02C18">
        <w:t>reveal</w:t>
      </w:r>
      <w:r w:rsidR="00DC1639">
        <w:t>s</w:t>
      </w:r>
      <w:r w:rsidR="00C02C18">
        <w:t xml:space="preserve"> a weak</w:t>
      </w:r>
      <w:r w:rsidR="00D246B5">
        <w:t xml:space="preserve"> correlation</w:t>
      </w:r>
      <w:r w:rsidR="00764725">
        <w:t xml:space="preserve"> (r=0.26)</w:t>
      </w:r>
      <w:r w:rsidR="00D246B5">
        <w:t xml:space="preserve"> </w:t>
      </w:r>
      <w:r w:rsidR="00C02C18">
        <w:t xml:space="preserve">between per capita income and apparent fish consumption across </w:t>
      </w:r>
      <w:r w:rsidR="00483D1D">
        <w:t>the 72 countries in our global dataset</w:t>
      </w:r>
      <w:r w:rsidR="00C02C18">
        <w:t xml:space="preserve">. </w:t>
      </w:r>
      <w:r w:rsidR="00764725">
        <w:t>The correlation between p</w:t>
      </w:r>
      <w:r w:rsidR="00C02C18">
        <w:t>er capita</w:t>
      </w:r>
      <w:r w:rsidR="00764725">
        <w:t xml:space="preserve"> income and</w:t>
      </w:r>
      <w:r w:rsidR="00C02C18">
        <w:t xml:space="preserve"> consumption of terrestrial meat</w:t>
      </w:r>
      <w:r w:rsidR="00DC1639">
        <w:t xml:space="preserve">, on </w:t>
      </w:r>
      <w:ins w:id="26" w:author="Christopher Golden" w:date="2021-05-19T09:01:00Z">
        <w:r w:rsidR="00674A31">
          <w:t xml:space="preserve">the </w:t>
        </w:r>
      </w:ins>
      <w:r w:rsidR="00DC1639">
        <w:t>other hand</w:t>
      </w:r>
      <w:r w:rsidR="00D246B5">
        <w:t xml:space="preserve">, </w:t>
      </w:r>
      <w:r w:rsidR="00764725">
        <w:t>is higher (</w:t>
      </w:r>
      <w:commentRangeStart w:id="27"/>
      <w:r w:rsidR="00764725">
        <w:t>r=0.67</w:t>
      </w:r>
      <w:commentRangeEnd w:id="27"/>
      <w:r w:rsidR="00361207">
        <w:rPr>
          <w:rStyle w:val="CommentReference"/>
          <w:rFonts w:asciiTheme="minorHAnsi" w:eastAsiaTheme="minorEastAsia" w:hAnsiTheme="minorHAnsi" w:cstheme="minorBidi"/>
          <w:kern w:val="2"/>
          <w:lang w:eastAsia="zh-CN"/>
        </w:rPr>
        <w:commentReference w:id="27"/>
      </w:r>
      <w:r w:rsidR="00764725">
        <w:t xml:space="preserve">), </w:t>
      </w:r>
      <w:r w:rsidR="00E53449">
        <w:t xml:space="preserve">reflecting </w:t>
      </w:r>
      <w:r w:rsidR="00D246B5">
        <w:t>the nutrition transition</w:t>
      </w:r>
      <w:r w:rsidR="00E53449">
        <w:t xml:space="preserve"> </w:t>
      </w:r>
      <w:r w:rsidR="00D246B5">
        <w:t xml:space="preserve">whereby meat consumption rises steadily with income growth and </w:t>
      </w:r>
      <w:r w:rsidR="003917ED">
        <w:t>t</w:t>
      </w:r>
      <w:r w:rsidR="00D246B5">
        <w:t>apers off at higher levels of income</w:t>
      </w:r>
      <w:r w:rsidR="00EE5F65">
        <w:fldChar w:fldCharType="begin"/>
      </w:r>
      <w:r w:rsidR="00EE5F65">
        <w:instrText xml:space="preserve"> ADDIN EN.CITE &lt;EndNote&gt;&lt;Cite&gt;&lt;Author&gt;Gouel&lt;/Author&gt;&lt;Year&gt;2018&lt;/Year&gt;&lt;RecNum&gt;831&lt;/RecNum&gt;&lt;DisplayText&gt;&lt;style face="superscript"&gt;10&lt;/style&gt;&lt;/DisplayText&gt;&lt;record&gt;&lt;rec-number&gt;831&lt;/rec-number&gt;&lt;foreign-keys&gt;&lt;key app="EN" db-id="0zvrtv5w82pv06eereq5rxf6rr00arp2f0zt" timestamp="1619800245"&gt;831&lt;/key&gt;&lt;/foreign-keys&gt;&lt;ref-type name="Journal Article"&gt;17&lt;/ref-type&gt;&lt;contributors&gt;&lt;authors&gt;&lt;author&gt;Gouel, Christophe&lt;/author&gt;&lt;author&gt;Guimbard, Houssein&lt;/author&gt;&lt;/authors&gt;&lt;/contributors&gt;&lt;titles&gt;&lt;title&gt;Nutrition Transition and the Structure of Global Food Demand&lt;/title&gt;&lt;secondary-title&gt;American Journal of Agricultural Economics&lt;/secondary-title&gt;&lt;/titles&gt;&lt;periodical&gt;&lt;full-title&gt;American Journal of Agricultural Economics&lt;/full-title&gt;&lt;/periodical&gt;&lt;pages&gt;383–403&lt;/pages&gt;&lt;volume&gt;101(2)&lt;/volume&gt;&lt;dates&gt;&lt;year&gt;2018&lt;/year&gt;&lt;/dates&gt;&lt;urls&gt;&lt;/urls&gt;&lt;electronic-resource-num&gt;10.1093/ajae/aay030&lt;/electronic-resource-num&gt;&lt;/record&gt;&lt;/Cite&gt;&lt;/EndNote&gt;</w:instrText>
      </w:r>
      <w:r w:rsidR="00EE5F65">
        <w:fldChar w:fldCharType="separate"/>
      </w:r>
      <w:r w:rsidR="00EE5F65" w:rsidRPr="00EE5F65">
        <w:rPr>
          <w:noProof/>
          <w:vertAlign w:val="superscript"/>
        </w:rPr>
        <w:t>10</w:t>
      </w:r>
      <w:r w:rsidR="00EE5F65">
        <w:fldChar w:fldCharType="end"/>
      </w:r>
      <w:r w:rsidR="00C02C18">
        <w:t xml:space="preserve">. </w:t>
      </w:r>
      <w:r w:rsidR="00483D1D">
        <w:t>These results</w:t>
      </w:r>
      <w:r w:rsidR="00DC1639">
        <w:t xml:space="preserve"> are consistent with</w:t>
      </w:r>
      <w:r w:rsidR="00A72F1D">
        <w:t xml:space="preserve"> estimates b</w:t>
      </w:r>
      <w:r w:rsidR="00B70771">
        <w:t>y Muhammad et al.</w:t>
      </w:r>
      <w:r w:rsidR="00E82E9B">
        <w:fldChar w:fldCharType="begin"/>
      </w:r>
      <w:r w:rsidR="00E82E9B">
        <w:instrText xml:space="preserve"> ADDIN EN.CITE &lt;EndNote&gt;&lt;Cite&gt;&lt;Author&gt;Muhammad&lt;/Author&gt;&lt;Year&gt;2017&lt;/Year&gt;&lt;RecNum&gt;854&lt;/RecNum&gt;&lt;DisplayText&gt;&lt;style face="superscript"&gt;31&lt;/style&gt;&lt;/DisplayText&gt;&lt;record&gt;&lt;rec-number&gt;854&lt;/rec-number&gt;&lt;foreign-keys&gt;&lt;key app="EN" db-id="0zvrtv5w82pv06eereq5rxf6rr00arp2f0zt" timestamp="1621386294"&gt;854&lt;/key&gt;&lt;/foreign-keys&gt;&lt;ref-type name="Journal Article"&gt;17&lt;/ref-type&gt;&lt;contributors&gt;&lt;authors&gt;&lt;author&gt;Muhammad, A.&lt;/author&gt;&lt;author&gt;D’Souza, A.&lt;/author&gt;&lt;author&gt;Meade, B.&lt;/author&gt;&lt;author&gt;Micha, R.&lt;/author&gt;&lt;author&gt;Mozaffarian, D.&lt;/author&gt;&lt;/authors&gt;&lt;/contributors&gt;&lt;titles&gt;&lt;title&gt;How income and food prices influence global dietary intakes by age and sex: evidence from 164 countries&lt;/title&gt;&lt;secondary-title&gt;BMJ Global Health&lt;/secondary-title&gt;&lt;/titles&gt;&lt;periodical&gt;&lt;full-title&gt;BMJ Global Health&lt;/full-title&gt;&lt;/periodical&gt;&lt;pages&gt;e000183&lt;/pages&gt;&lt;volume&gt;2&lt;/volume&gt;&lt;dates&gt;&lt;year&gt;2017&lt;/year&gt;&lt;/dates&gt;&lt;urls&gt;&lt;/urls&gt;&lt;/record&gt;&lt;/Cite&gt;&lt;/EndNote&gt;</w:instrText>
      </w:r>
      <w:r w:rsidR="00E82E9B">
        <w:fldChar w:fldCharType="separate"/>
      </w:r>
      <w:r w:rsidR="00E82E9B" w:rsidRPr="00E82E9B">
        <w:rPr>
          <w:noProof/>
          <w:vertAlign w:val="superscript"/>
        </w:rPr>
        <w:t>31</w:t>
      </w:r>
      <w:r w:rsidR="00E82E9B">
        <w:fldChar w:fldCharType="end"/>
      </w:r>
      <w:r w:rsidR="00FB7B21">
        <w:t xml:space="preserve"> </w:t>
      </w:r>
      <w:r w:rsidR="00A72F1D">
        <w:t xml:space="preserve">showing a </w:t>
      </w:r>
      <w:r w:rsidR="00DC1639">
        <w:t xml:space="preserve">uniformly higher </w:t>
      </w:r>
      <w:r w:rsidR="00DC1639" w:rsidRPr="00B85A9C">
        <w:t>income elasticity of demand for meat than for fish</w:t>
      </w:r>
      <w:r w:rsidR="00DC1639">
        <w:t xml:space="preserve"> and </w:t>
      </w:r>
      <w:r w:rsidR="00483D1D">
        <w:t>suggest</w:t>
      </w:r>
      <w:r w:rsidR="00A72F1D">
        <w:t>ing</w:t>
      </w:r>
      <w:r w:rsidR="00483D1D">
        <w:t xml:space="preserve"> that c</w:t>
      </w:r>
      <w:r w:rsidR="00C02C18">
        <w:t xml:space="preserve">onsumers </w:t>
      </w:r>
      <w:r w:rsidR="00483D1D">
        <w:t xml:space="preserve">have a stronger </w:t>
      </w:r>
      <w:r w:rsidR="00C02C18">
        <w:t>prefer</w:t>
      </w:r>
      <w:r w:rsidR="00483D1D">
        <w:t>ence for</w:t>
      </w:r>
      <w:r w:rsidR="00C02C18">
        <w:t xml:space="preserve"> meat over fish</w:t>
      </w:r>
      <w:r w:rsidR="00483D1D">
        <w:t xml:space="preserve"> at</w:t>
      </w:r>
      <w:r w:rsidR="006F391B">
        <w:t xml:space="preserve"> mid- to</w:t>
      </w:r>
      <w:r w:rsidR="00483D1D">
        <w:t xml:space="preserve"> high levels of income</w:t>
      </w:r>
      <w:r w:rsidR="00C02C18">
        <w:t>.</w:t>
      </w:r>
      <w:r w:rsidR="009776FB">
        <w:t xml:space="preserve"> </w:t>
      </w:r>
    </w:p>
    <w:p w14:paraId="0016B6F7" w14:textId="354F1C84" w:rsidR="00C02C18" w:rsidRDefault="005B43FF" w:rsidP="00C02C18">
      <w:pPr>
        <w:spacing w:line="360" w:lineRule="auto"/>
        <w:jc w:val="both"/>
      </w:pPr>
      <w:r>
        <w:rPr>
          <w:noProof/>
        </w:rPr>
        <w:drawing>
          <wp:inline distT="0" distB="0" distL="0" distR="0" wp14:anchorId="3705D25D" wp14:editId="485F5DC0">
            <wp:extent cx="5375910" cy="253981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l="5129" t="22121" r="4416" b="22577"/>
                    <a:stretch/>
                  </pic:blipFill>
                  <pic:spPr bwMode="auto">
                    <a:xfrm>
                      <a:off x="0" y="0"/>
                      <a:ext cx="5376310" cy="2540000"/>
                    </a:xfrm>
                    <a:prstGeom prst="rect">
                      <a:avLst/>
                    </a:prstGeom>
                    <a:ln>
                      <a:noFill/>
                    </a:ln>
                    <a:extLst>
                      <a:ext uri="{53640926-AAD7-44D8-BBD7-CCE9431645EC}">
                        <a14:shadowObscured xmlns:a14="http://schemas.microsoft.com/office/drawing/2010/main"/>
                      </a:ext>
                    </a:extLst>
                  </pic:spPr>
                </pic:pic>
              </a:graphicData>
            </a:graphic>
          </wp:inline>
        </w:drawing>
      </w:r>
    </w:p>
    <w:p w14:paraId="7939EEB2" w14:textId="7FCD9896" w:rsidR="00D246B5" w:rsidRPr="00D246B5" w:rsidRDefault="00D246B5" w:rsidP="00D246B5">
      <w:pPr>
        <w:jc w:val="both"/>
        <w:rPr>
          <w:sz w:val="20"/>
          <w:szCs w:val="20"/>
        </w:rPr>
      </w:pPr>
      <w:r w:rsidRPr="00D246B5">
        <w:rPr>
          <w:sz w:val="20"/>
          <w:szCs w:val="20"/>
          <w:lang w:val="en-CA"/>
        </w:rPr>
        <w:t xml:space="preserve">Fig. 1: Relationship between animal fish and meat consumption and GDP per capita for 72 countries (2015) </w:t>
      </w:r>
      <w:r w:rsidRPr="00EC2D9B">
        <w:rPr>
          <w:sz w:val="20"/>
          <w:szCs w:val="20"/>
          <w:lang w:val="en-CA"/>
        </w:rPr>
        <w:t>in live weight.</w:t>
      </w:r>
      <w:r w:rsidRPr="00D246B5">
        <w:rPr>
          <w:sz w:val="20"/>
          <w:szCs w:val="20"/>
          <w:lang w:val="en-CA"/>
        </w:rPr>
        <w:t xml:space="preserve"> </w:t>
      </w:r>
      <w:r w:rsidRPr="00D246B5">
        <w:rPr>
          <w:b/>
          <w:bCs/>
          <w:sz w:val="20"/>
          <w:szCs w:val="20"/>
          <w:lang w:val="en-CA"/>
        </w:rPr>
        <w:t>(a)</w:t>
      </w:r>
      <w:r w:rsidRPr="00D246B5">
        <w:rPr>
          <w:sz w:val="20"/>
          <w:szCs w:val="20"/>
          <w:lang w:val="en-CA"/>
        </w:rPr>
        <w:t xml:space="preserve"> Per capita fish consumption as a function of GDP per capita. </w:t>
      </w:r>
      <w:r w:rsidRPr="00D246B5">
        <w:rPr>
          <w:b/>
          <w:bCs/>
          <w:sz w:val="20"/>
          <w:szCs w:val="20"/>
          <w:lang w:val="en-CA"/>
        </w:rPr>
        <w:t>(b)</w:t>
      </w:r>
      <w:r w:rsidRPr="00D246B5">
        <w:rPr>
          <w:sz w:val="20"/>
          <w:szCs w:val="20"/>
          <w:lang w:val="en-CA"/>
        </w:rPr>
        <w:t xml:space="preserve"> Per capita terrestrial animal consumptio</w:t>
      </w:r>
      <w:r>
        <w:rPr>
          <w:sz w:val="20"/>
          <w:szCs w:val="20"/>
          <w:lang w:val="en-CA"/>
        </w:rPr>
        <w:t xml:space="preserve">n </w:t>
      </w:r>
      <w:r w:rsidRPr="00D246B5">
        <w:rPr>
          <w:sz w:val="20"/>
          <w:szCs w:val="20"/>
          <w:lang w:val="en-CA"/>
        </w:rPr>
        <w:t>as a function of GDP per capita. The relationship between per capita consumption and GDP per capita is significantly</w:t>
      </w:r>
      <w:r w:rsidR="004F715A">
        <w:rPr>
          <w:sz w:val="20"/>
          <w:szCs w:val="20"/>
          <w:lang w:val="en-CA"/>
        </w:rPr>
        <w:t xml:space="preserve"> weaker for fish than </w:t>
      </w:r>
      <w:r w:rsidRPr="00D246B5">
        <w:rPr>
          <w:sz w:val="20"/>
          <w:szCs w:val="20"/>
          <w:lang w:val="en-CA"/>
        </w:rPr>
        <w:t>for terrestrial meat</w:t>
      </w:r>
      <w:r w:rsidR="004F715A">
        <w:rPr>
          <w:sz w:val="20"/>
          <w:szCs w:val="20"/>
          <w:lang w:val="en-CA"/>
        </w:rPr>
        <w:t xml:space="preserve">, with </w:t>
      </w:r>
      <w:r w:rsidRPr="00D246B5">
        <w:rPr>
          <w:sz w:val="20"/>
          <w:szCs w:val="20"/>
          <w:lang w:val="en-CA"/>
        </w:rPr>
        <w:t>correlation coefficients of 0.2651 and 0.6742</w:t>
      </w:r>
      <w:r w:rsidR="004F715A">
        <w:rPr>
          <w:sz w:val="20"/>
          <w:szCs w:val="20"/>
          <w:lang w:val="en-CA"/>
        </w:rPr>
        <w:t>, respectively</w:t>
      </w:r>
      <w:r w:rsidRPr="00D246B5">
        <w:rPr>
          <w:sz w:val="20"/>
          <w:szCs w:val="20"/>
          <w:lang w:val="en-CA"/>
        </w:rPr>
        <w:t>.</w:t>
      </w:r>
      <w:r w:rsidR="004F715A">
        <w:rPr>
          <w:sz w:val="20"/>
          <w:szCs w:val="20"/>
          <w:lang w:val="en-CA"/>
        </w:rPr>
        <w:t xml:space="preserve"> Countries with very high per capita consumption of fish (&gt; 50 kg/cap/year, live weight) include </w:t>
      </w:r>
      <w:r w:rsidR="004F715A" w:rsidRPr="004F715A">
        <w:rPr>
          <w:color w:val="000000"/>
          <w:sz w:val="20"/>
          <w:szCs w:val="20"/>
        </w:rPr>
        <w:t>French Polynesia, Maldives, Fiji,</w:t>
      </w:r>
      <w:r w:rsidR="004F715A" w:rsidRPr="004F715A">
        <w:rPr>
          <w:rStyle w:val="apple-converted-space"/>
          <w:color w:val="000000"/>
          <w:sz w:val="20"/>
          <w:szCs w:val="20"/>
        </w:rPr>
        <w:t> </w:t>
      </w:r>
      <w:r w:rsidR="004F715A" w:rsidRPr="004F715A">
        <w:rPr>
          <w:sz w:val="20"/>
          <w:szCs w:val="20"/>
        </w:rPr>
        <w:t>Antigua &amp; Barbuda, Iceland, Malaysia, Barbados, Lithuania, Spain, South Korea, Portugal, and Norway.</w:t>
      </w:r>
      <w:r w:rsidR="004F715A">
        <w:rPr>
          <w:sz w:val="20"/>
          <w:szCs w:val="20"/>
        </w:rPr>
        <w:t xml:space="preserve"> </w:t>
      </w:r>
      <w:r w:rsidRPr="00D246B5">
        <w:rPr>
          <w:sz w:val="20"/>
          <w:szCs w:val="20"/>
          <w:lang w:val="en-CA"/>
        </w:rPr>
        <w:t>Data sources: The World Bank (</w:t>
      </w:r>
      <w:hyperlink r:id="rId12" w:history="1">
        <w:r w:rsidRPr="00D246B5">
          <w:rPr>
            <w:rStyle w:val="Hyperlink"/>
            <w:sz w:val="20"/>
            <w:szCs w:val="20"/>
            <w:lang w:val="en-CA"/>
          </w:rPr>
          <w:t>https://data.worldbank.org/</w:t>
        </w:r>
      </w:hyperlink>
      <w:r w:rsidRPr="00D246B5">
        <w:rPr>
          <w:sz w:val="20"/>
          <w:szCs w:val="20"/>
          <w:lang w:val="en-CA"/>
        </w:rPr>
        <w:t>) and FAOSTA</w:t>
      </w:r>
      <w:r w:rsidR="00EC2D9B">
        <w:rPr>
          <w:sz w:val="20"/>
          <w:szCs w:val="20"/>
          <w:lang w:val="en-CA"/>
        </w:rPr>
        <w:t>T</w:t>
      </w:r>
      <w:r w:rsidR="00C064FC">
        <w:rPr>
          <w:sz w:val="20"/>
          <w:szCs w:val="20"/>
          <w:lang w:val="en-CA"/>
        </w:rPr>
        <w:fldChar w:fldCharType="begin"/>
      </w:r>
      <w:r w:rsidR="00C064FC">
        <w:rPr>
          <w:sz w:val="20"/>
          <w:szCs w:val="20"/>
          <w:lang w:val="en-CA"/>
        </w:rPr>
        <w:instrText xml:space="preserve"> ADDIN EN.CITE &lt;EndNote&gt;&lt;Cite&gt;&lt;Author&gt;FAOSTAT&lt;/Author&gt;&lt;Year&gt;2020&lt;/Year&gt;&lt;RecNum&gt;825&lt;/RecNum&gt;&lt;DisplayText&gt;&lt;style face="superscript"&gt;18&lt;/style&gt;&lt;/DisplayText&gt;&lt;record&gt;&lt;rec-number&gt;825&lt;/rec-number&gt;&lt;foreign-keys&gt;&lt;key app="EN" db-id="0zvrtv5w82pv06eereq5rxf6rr00arp2f0zt" timestamp="1610126523"&gt;825&lt;/key&gt;&lt;/foreign-keys&gt;&lt;ref-type name="Dataset"&gt;59&lt;/ref-type&gt;&lt;contributors&gt;&lt;authors&gt;&lt;author&gt;FAOSTAT,&lt;/author&gt;&lt;/authors&gt;&lt;/contributors&gt;&lt;titles&gt;&lt;title&gt;Food and agriculture data&lt;/title&gt;&lt;/titles&gt;&lt;dates&gt;&lt;year&gt;2020&lt;/year&gt;&lt;/dates&gt;&lt;publisher&gt;FAOSTAT&lt;/publisher&gt;&lt;urls&gt;&lt;related-urls&gt;&lt;url&gt;http://www.fao.org/faostat/en/#home&lt;/url&gt;&lt;/related-urls&gt;&lt;/urls&gt;&lt;/record&gt;&lt;/Cite&gt;&lt;/EndNote&gt;</w:instrText>
      </w:r>
      <w:r w:rsidR="00C064FC">
        <w:rPr>
          <w:sz w:val="20"/>
          <w:szCs w:val="20"/>
          <w:lang w:val="en-CA"/>
        </w:rPr>
        <w:fldChar w:fldCharType="separate"/>
      </w:r>
      <w:r w:rsidR="00C064FC" w:rsidRPr="00C064FC">
        <w:rPr>
          <w:noProof/>
          <w:sz w:val="20"/>
          <w:szCs w:val="20"/>
          <w:vertAlign w:val="superscript"/>
          <w:lang w:val="en-CA"/>
        </w:rPr>
        <w:t>18</w:t>
      </w:r>
      <w:r w:rsidR="00C064FC">
        <w:rPr>
          <w:sz w:val="20"/>
          <w:szCs w:val="20"/>
          <w:lang w:val="en-CA"/>
        </w:rPr>
        <w:fldChar w:fldCharType="end"/>
      </w:r>
      <w:r w:rsidR="00CB2AFB">
        <w:rPr>
          <w:sz w:val="20"/>
          <w:szCs w:val="20"/>
          <w:lang w:val="en-CA"/>
        </w:rPr>
        <w:t>.</w:t>
      </w:r>
      <w:r w:rsidRPr="00D246B5">
        <w:rPr>
          <w:sz w:val="20"/>
          <w:szCs w:val="20"/>
          <w:lang w:val="en-CA"/>
        </w:rPr>
        <w:t> </w:t>
      </w:r>
    </w:p>
    <w:tbl>
      <w:tblPr>
        <w:tblW w:w="0" w:type="auto"/>
        <w:tblInd w:w="-270" w:type="dxa"/>
        <w:tblCellMar>
          <w:left w:w="0" w:type="dxa"/>
          <w:right w:w="0" w:type="dxa"/>
        </w:tblCellMar>
        <w:tblLook w:val="04A0" w:firstRow="1" w:lastRow="0" w:firstColumn="1" w:lastColumn="0" w:noHBand="0" w:noVBand="1"/>
      </w:tblPr>
      <w:tblGrid>
        <w:gridCol w:w="6435"/>
      </w:tblGrid>
      <w:tr w:rsidR="004F715A" w14:paraId="22237CF9" w14:textId="77777777" w:rsidTr="004F715A">
        <w:trPr>
          <w:trHeight w:val="380"/>
        </w:trPr>
        <w:tc>
          <w:tcPr>
            <w:tcW w:w="6435" w:type="dxa"/>
            <w:tcBorders>
              <w:top w:val="nil"/>
              <w:left w:val="nil"/>
              <w:bottom w:val="nil"/>
              <w:right w:val="nil"/>
            </w:tcBorders>
            <w:noWrap/>
            <w:tcMar>
              <w:top w:w="15" w:type="dxa"/>
              <w:left w:w="15" w:type="dxa"/>
              <w:bottom w:w="0" w:type="dxa"/>
              <w:right w:w="15" w:type="dxa"/>
            </w:tcMar>
            <w:vAlign w:val="bottom"/>
            <w:hideMark/>
          </w:tcPr>
          <w:p w14:paraId="4029E42E" w14:textId="77777777" w:rsidR="004F715A" w:rsidRDefault="004F715A" w:rsidP="004F715A">
            <w:pPr>
              <w:rPr>
                <w:rFonts w:ascii="Calibri" w:hAnsi="Calibri" w:cs="Calibri"/>
                <w:sz w:val="28"/>
                <w:szCs w:val="28"/>
              </w:rPr>
            </w:pPr>
          </w:p>
        </w:tc>
      </w:tr>
    </w:tbl>
    <w:p w14:paraId="62965EB2" w14:textId="678AB37A" w:rsidR="00C02C18" w:rsidRDefault="00444BC0" w:rsidP="00C02C18">
      <w:pPr>
        <w:spacing w:line="480" w:lineRule="auto"/>
        <w:jc w:val="both"/>
      </w:pPr>
      <w:r>
        <w:lastRenderedPageBreak/>
        <w:tab/>
      </w:r>
      <w:r w:rsidR="00C02C18" w:rsidRPr="00042E7D">
        <w:t>A key explanation for the weak relationship between income and fish consumption per capita is that 'fish'</w:t>
      </w:r>
      <w:r w:rsidR="00C02C18" w:rsidRPr="0031373A">
        <w:t xml:space="preserve"> comprise </w:t>
      </w:r>
      <w:r w:rsidR="00C02C18">
        <w:t xml:space="preserve">thousands of different species </w:t>
      </w:r>
      <w:r w:rsidR="00C02C18" w:rsidRPr="0031373A">
        <w:t>captured or cultivated in a wide array of freshwater and marine systems</w:t>
      </w:r>
      <w:r w:rsidR="00C02C18">
        <w:t>.</w:t>
      </w:r>
      <w:r w:rsidR="00F64628">
        <w:t xml:space="preserve"> </w:t>
      </w:r>
      <w:r w:rsidR="00C02C18">
        <w:t xml:space="preserve">The diversity of seafood consumed globally is substantially higher than that of terrestrial meat, which </w:t>
      </w:r>
      <w:r w:rsidR="00415D85">
        <w:t xml:space="preserve">is </w:t>
      </w:r>
      <w:r w:rsidR="006D4009">
        <w:t xml:space="preserve">dominated by </w:t>
      </w:r>
      <w:r w:rsidR="00C02C18">
        <w:t xml:space="preserve">a </w:t>
      </w:r>
      <w:r w:rsidR="00415D85">
        <w:t xml:space="preserve">relatively </w:t>
      </w:r>
      <w:r w:rsidR="00C02C18">
        <w:t>small number of cattle, poultry, and swine breeds.</w:t>
      </w:r>
      <w:r w:rsidR="00F64628">
        <w:t xml:space="preserve"> Previous models of fish demand have shown that consumption of </w:t>
      </w:r>
      <w:r w:rsidR="00F64628" w:rsidRPr="0031373A">
        <w:t>blue foods cannot be characterized by</w:t>
      </w:r>
      <w:r w:rsidR="00F64628">
        <w:t xml:space="preserve"> a</w:t>
      </w:r>
      <w:r w:rsidR="00F64628" w:rsidRPr="0031373A">
        <w:t xml:space="preserve"> single</w:t>
      </w:r>
      <w:r w:rsidR="00F64628">
        <w:t xml:space="preserve"> 'fish' variable, as preferences and income elasticities of demand differ widely between low versus high market-valued fish</w:t>
      </w:r>
      <w:r w:rsidR="00F64628">
        <w:fldChar w:fldCharType="begin">
          <w:fldData xml:space="preserve">PEVuZE5vdGU+PENpdGU+PEF1dGhvcj5EZXk8L0F1dGhvcj48WWVhcj4yMDA4PC9ZZWFyPjxSZWNO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</w:fldData>
        </w:fldChar>
      </w:r>
      <w:r w:rsidR="00A6044F">
        <w:instrText xml:space="preserve"> ADDIN EN.CITE </w:instrText>
      </w:r>
      <w:r w:rsidR="00A6044F">
        <w:fldChar w:fldCharType="begin">
          <w:fldData xml:space="preserve">PEVuZE5vdGU+PENpdGU+PEF1dGhvcj5EZXk8L0F1dGhvcj48WWVhcj4yMDA4PC9ZZWFyPjxSZWNO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</w:fldData>
        </w:fldChar>
      </w:r>
      <w:r w:rsidR="00A6044F">
        <w:instrText xml:space="preserve"> ADDIN EN.CITE.DATA </w:instrText>
      </w:r>
      <w:r w:rsidR="00A6044F">
        <w:fldChar w:fldCharType="end"/>
      </w:r>
      <w:r w:rsidR="00F64628">
        <w:fldChar w:fldCharType="separate"/>
      </w:r>
      <w:r w:rsidR="00F64628" w:rsidRPr="007F0123">
        <w:rPr>
          <w:noProof/>
          <w:vertAlign w:val="superscript"/>
        </w:rPr>
        <w:t>1,3,5</w:t>
      </w:r>
      <w:r w:rsidR="00F64628">
        <w:fldChar w:fldCharType="end"/>
      </w:r>
      <w:r w:rsidR="00F64628">
        <w:t xml:space="preserve">. </w:t>
      </w:r>
      <w:r w:rsidR="002C4905">
        <w:t>Fish consumption also tends to be measured less accurately than terrestrial meat in FAO data due to the wide variety of edible products</w:t>
      </w:r>
      <w:r w:rsidR="001E6F4D">
        <w:fldChar w:fldCharType="begin"/>
      </w:r>
      <w:r w:rsidR="00E82E9B">
        <w:instrText xml:space="preserve"> ADDIN EN.CITE &lt;EndNote&gt;&lt;Cite&gt;&lt;Author&gt;Desiere&lt;/Author&gt;&lt;Year&gt;2018&lt;/Year&gt;&lt;RecNum&gt;853&lt;/RecNum&gt;&lt;DisplayText&gt;&lt;style face="superscript"&gt;32&lt;/style&gt;&lt;/DisplayText&gt;&lt;record&gt;&lt;rec-number&gt;853&lt;/rec-number&gt;&lt;foreign-keys&gt;&lt;key app="EN" db-id="0zvrtv5w82pv06eereq5rxf6rr00arp2f0zt" timestamp="1621365050"&gt;853&lt;/key&gt;&lt;/foreign-keys&gt;&lt;ref-type name="Journal Article"&gt;17&lt;/ref-type&gt;&lt;contributors&gt;&lt;authors&gt;&lt;author&gt;Desiere, Sam&lt;/author&gt;&lt;author&gt;Hung, Yung&lt;/author&gt;&lt;author&gt;Verbeke, Wim&lt;/author&gt;&lt;author&gt;D’Haese, Marijke&lt;/author&gt;&lt;/authors&gt;&lt;/contributors&gt;&lt;titles&gt;&lt;title&gt;Assessing current and future meat and fish consumption in Sub-Sahara Africa: Learnings from FAO Food Balance Sheets and LSMS household survey data&lt;/title&gt;&lt;secondary-title&gt;Global Food Security&lt;/secondary-title&gt;&lt;/titles&gt;&lt;periodical&gt;&lt;full-title&gt;Global Food Security&lt;/full-title&gt;&lt;/periodical&gt;&lt;pages&gt;116-126&lt;/pages&gt;&lt;volume&gt;16&lt;/volume&gt;&lt;dates&gt;&lt;year&gt;2018&lt;/year&gt;&lt;/dates&gt;&lt;urls&gt;&lt;/urls&gt;&lt;/record&gt;&lt;/Cite&gt;&lt;/EndNote&gt;</w:instrText>
      </w:r>
      <w:r w:rsidR="001E6F4D">
        <w:fldChar w:fldCharType="separate"/>
      </w:r>
      <w:r w:rsidR="00E82E9B" w:rsidRPr="00E82E9B">
        <w:rPr>
          <w:noProof/>
          <w:vertAlign w:val="superscript"/>
        </w:rPr>
        <w:t>32</w:t>
      </w:r>
      <w:r w:rsidR="001E6F4D">
        <w:fldChar w:fldCharType="end"/>
      </w:r>
      <w:r w:rsidR="002C4905">
        <w:t xml:space="preserve">. </w:t>
      </w:r>
      <w:r w:rsidR="002C4905" w:rsidRPr="00B031BA">
        <w:t xml:space="preserve">Preserved blue foods (dried, salted, fermented, smoked) account for a substantial share of </w:t>
      </w:r>
      <w:r w:rsidR="002C4905">
        <w:t xml:space="preserve">fish </w:t>
      </w:r>
      <w:r w:rsidR="002C4905" w:rsidRPr="00B031BA">
        <w:t>consumption, particularly</w:t>
      </w:r>
      <w:r w:rsidR="00CB2AFB">
        <w:t xml:space="preserve"> in</w:t>
      </w:r>
      <w:r w:rsidR="002C4905" w:rsidRPr="00B031BA">
        <w:t xml:space="preserve"> Southeast Asia and Africa, adding </w:t>
      </w:r>
      <w:r w:rsidR="002C4905">
        <w:t>nutri</w:t>
      </w:r>
      <w:ins w:id="28" w:author="Christopher Golden" w:date="2021-05-19T09:01:00Z">
        <w:r w:rsidR="00674A31">
          <w:t>ents</w:t>
        </w:r>
      </w:ins>
      <w:del w:id="29" w:author="Christopher Golden" w:date="2021-05-19T09:01:00Z">
        <w:r w:rsidR="002C4905" w:rsidDel="00674A31">
          <w:delText>tion</w:delText>
        </w:r>
      </w:del>
      <w:r w:rsidR="002C4905">
        <w:t xml:space="preserve"> </w:t>
      </w:r>
      <w:r w:rsidR="002C4905" w:rsidRPr="00B031BA">
        <w:t>and distinct flavors to local cuisines</w:t>
      </w:r>
      <w:r w:rsidR="002C4905">
        <w:fldChar w:fldCharType="begin">
          <w:fldData xml:space="preserve">PEVuZE5vdGU+PENpdGU+PEF1dGhvcj5Hb3Jkb248L0F1dGhvcj48WWVhcj4yMDEzPC9ZZWFyPjxS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</w:fldData>
        </w:fldChar>
      </w:r>
      <w:r w:rsidR="00E82E9B">
        <w:instrText xml:space="preserve"> ADDIN EN.CITE </w:instrText>
      </w:r>
      <w:r w:rsidR="00E82E9B">
        <w:fldChar w:fldCharType="begin">
          <w:fldData xml:space="preserve">PEVuZE5vdGU+PENpdGU+PEF1dGhvcj5Hb3Jkb248L0F1dGhvcj48WWVhcj4yMDEzPC9ZZWFyPjxS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</w:fldData>
        </w:fldChar>
      </w:r>
      <w:r w:rsidR="00E82E9B">
        <w:instrText xml:space="preserve"> ADDIN EN.CITE.DATA </w:instrText>
      </w:r>
      <w:r w:rsidR="00E82E9B">
        <w:fldChar w:fldCharType="end"/>
      </w:r>
      <w:r w:rsidR="002C4905">
        <w:fldChar w:fldCharType="separate"/>
      </w:r>
      <w:r w:rsidR="00E82E9B" w:rsidRPr="00E82E9B">
        <w:rPr>
          <w:noProof/>
          <w:vertAlign w:val="superscript"/>
        </w:rPr>
        <w:t>15,33-35</w:t>
      </w:r>
      <w:r w:rsidR="002C4905">
        <w:fldChar w:fldCharType="end"/>
      </w:r>
      <w:r w:rsidR="002C4905" w:rsidRPr="00B031BA">
        <w:t xml:space="preserve">. </w:t>
      </w:r>
      <w:r w:rsidR="002C4905">
        <w:t>I</w:t>
      </w:r>
      <w:r w:rsidR="002C4905" w:rsidRPr="00B031BA">
        <w:t xml:space="preserve">n the Mekong River Basin, </w:t>
      </w:r>
      <w:r w:rsidR="002C4905">
        <w:t xml:space="preserve">small quantities of dried or otherwise processed fish </w:t>
      </w:r>
      <w:r w:rsidR="002C4905" w:rsidRPr="00B031BA">
        <w:t>account for 15% of fresh whole animal equivalent weights</w:t>
      </w:r>
      <w:r w:rsidR="002C4905">
        <w:fldChar w:fldCharType="begin"/>
      </w:r>
      <w:r w:rsidR="00E82E9B">
        <w:instrText xml:space="preserve"> ADDIN EN.CITE &lt;EndNote&gt;&lt;Cite&gt;&lt;Author&gt;Hortle&lt;/Author&gt;&lt;Year&gt;2007&lt;/Year&gt;&lt;RecNum&gt;57&lt;/RecNum&gt;&lt;DisplayText&gt;&lt;style face="superscript"&gt;36&lt;/style&gt;&lt;/DisplayText&gt;&lt;record&gt;&lt;rec-number&gt;57&lt;/rec-number&gt;&lt;foreign-keys&gt;&lt;key app="EN" db-id="0zvrtv5w82pv06eereq5rxf6rr00arp2f0zt" timestamp="1604968790"&gt;57&lt;/key&gt;&lt;/foreign-keys&gt;&lt;ref-type name="Report"&gt;27&lt;/ref-type&gt;&lt;contributors&gt;&lt;authors&gt;&lt;author&gt;Hortle, K. G.&lt;/author&gt;&lt;/authors&gt;&lt;/contributors&gt;&lt;titles&gt;&lt;title&gt;Consumption and the yield of fish and other aquatic animals from the Lower Mekong Basin&lt;/title&gt;&lt;/titles&gt;&lt;pages&gt;1-88&lt;/pages&gt;&lt;volume&gt;16&lt;/volume&gt;&lt;dates&gt;&lt;year&gt;2007&lt;/year&gt;&lt;/dates&gt;&lt;publisher&gt;Mekong River Commission&lt;/publisher&gt;&lt;urls&gt;&lt;/urls&gt;&lt;/record&gt;&lt;/Cite&gt;&lt;/EndNote&gt;</w:instrText>
      </w:r>
      <w:r w:rsidR="002C4905">
        <w:fldChar w:fldCharType="separate"/>
      </w:r>
      <w:r w:rsidR="00E82E9B" w:rsidRPr="00E82E9B">
        <w:rPr>
          <w:noProof/>
          <w:vertAlign w:val="superscript"/>
        </w:rPr>
        <w:t>36</w:t>
      </w:r>
      <w:r w:rsidR="002C4905">
        <w:fldChar w:fldCharType="end"/>
      </w:r>
      <w:r w:rsidR="002C4905" w:rsidRPr="00B031BA">
        <w:t>, and in Myanmar they constitute roughly one-third of all blue food consumption</w:t>
      </w:r>
      <w:r w:rsidR="002C4905">
        <w:fldChar w:fldCharType="begin"/>
      </w:r>
      <w:r w:rsidR="001E6F4D">
        <w:instrText xml:space="preserve"> ADDIN EN.CITE &lt;EndNote&gt;&lt;Cite&gt;&lt;Author&gt;Belton&lt;/Author&gt;&lt;Year&gt;2015&lt;/Year&gt;&lt;RecNum&gt;814&lt;/RecNum&gt;&lt;DisplayText&gt;&lt;style face="superscript"&gt;12&lt;/style&gt;&lt;/DisplayText&gt;&lt;record&gt;&lt;rec-number&gt;814&lt;/rec-number&gt;&lt;foreign-keys&gt;&lt;key app="EN" db-id="0zvrtv5w82pv06eereq5rxf6rr00arp2f0zt" timestamp="1610085414"&gt;814&lt;/key&gt;&lt;/foreign-keys&gt;&lt;ref-type name="Report"&gt;27&lt;/ref-type&gt;&lt;contributors&gt;&lt;authors&gt;&lt;author&gt;Belton, B.&lt;/author&gt;&lt;author&gt;Hein, A.&lt;/author&gt;&lt;author&gt;Htoo, K.&lt;/author&gt;&lt;author&gt;Kham, L.S.&lt;/author&gt;&lt;author&gt;Nischan, U.&lt;/author&gt;&lt;author&gt;Reardon, T.&lt;/author&gt;&lt;author&gt;Boughton, D.&lt;/author&gt;&lt;/authors&gt;&lt;/contributors&gt;&lt;titles&gt;&lt;title&gt;Aquaculture in Transition: Value Chain Transformation, Fish and Food Security in Myanmar&lt;/title&gt;&lt;/titles&gt;&lt;dates&gt;&lt;year&gt;2015&lt;/year&gt;&lt;/dates&gt;&lt;publisher&gt;Feed the Future Innovation Lab for Food Security Policy&lt;/publisher&gt;&lt;isbn&gt;8&lt;/isbn&gt;&lt;urls&gt;&lt;/urls&gt;&lt;electronic-resource-num&gt;https://doi.org/10.22004/ag.econ.259027&lt;/electronic-resource-num&gt;&lt;/record&gt;&lt;/Cite&gt;&lt;/EndNote&gt;</w:instrText>
      </w:r>
      <w:r w:rsidR="002C4905">
        <w:fldChar w:fldCharType="separate"/>
      </w:r>
      <w:r w:rsidR="002C4905" w:rsidRPr="008C2DEB">
        <w:rPr>
          <w:noProof/>
          <w:vertAlign w:val="superscript"/>
        </w:rPr>
        <w:t>12</w:t>
      </w:r>
      <w:r w:rsidR="002C4905">
        <w:fldChar w:fldCharType="end"/>
      </w:r>
      <w:r w:rsidR="002C4905">
        <w:t xml:space="preserve">. </w:t>
      </w:r>
    </w:p>
    <w:p w14:paraId="67F772F1" w14:textId="5856C38D" w:rsidR="00C02C18" w:rsidRDefault="00CC3597" w:rsidP="0046780B">
      <w:pPr>
        <w:spacing w:line="480" w:lineRule="auto"/>
        <w:jc w:val="both"/>
      </w:pPr>
      <w:r>
        <w:tab/>
      </w:r>
      <w:r w:rsidR="00C956F8">
        <w:t xml:space="preserve">Terrestrial meat and fish are often grouped together in </w:t>
      </w:r>
      <w:r w:rsidR="00311D31">
        <w:t xml:space="preserve">analyses </w:t>
      </w:r>
      <w:r w:rsidR="00C956F8">
        <w:t>of diet diversification</w:t>
      </w:r>
      <w:r w:rsidR="00EE5F65">
        <w:fldChar w:fldCharType="begin">
          <w:fldData xml:space="preserve">PEVuZE5vdGU+PENpdGU+PEF1dGhvcj5Hb3VlbDwvQXV0aG9yPjxZZWFyPjIwMTg8L1llYXI+PFJl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=
</w:fldData>
        </w:fldChar>
      </w:r>
      <w:r w:rsidR="00E82E9B">
        <w:instrText xml:space="preserve"> ADDIN EN.CITE </w:instrText>
      </w:r>
      <w:r w:rsidR="00E82E9B">
        <w:fldChar w:fldCharType="begin">
          <w:fldData xml:space="preserve">PEVuZE5vdGU+PENpdGU+PEF1dGhvcj5Hb3VlbDwvQXV0aG9yPjxZZWFyPjIwMTg8L1llYXI+PFJl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=
</w:fldData>
        </w:fldChar>
      </w:r>
      <w:r w:rsidR="00E82E9B">
        <w:instrText xml:space="preserve"> ADDIN EN.CITE.DATA </w:instrText>
      </w:r>
      <w:r w:rsidR="00E82E9B">
        <w:fldChar w:fldCharType="end"/>
      </w:r>
      <w:r w:rsidR="00EE5F65">
        <w:fldChar w:fldCharType="separate"/>
      </w:r>
      <w:r w:rsidR="00E82E9B" w:rsidRPr="00E82E9B">
        <w:rPr>
          <w:noProof/>
          <w:vertAlign w:val="superscript"/>
        </w:rPr>
        <w:t>9,10,32</w:t>
      </w:r>
      <w:r w:rsidR="00EE5F65">
        <w:fldChar w:fldCharType="end"/>
      </w:r>
      <w:r w:rsidR="00C956F8">
        <w:t>, yet d</w:t>
      </w:r>
      <w:r w:rsidR="00C956F8" w:rsidRPr="00B85A9C">
        <w:t>isaggregati</w:t>
      </w:r>
      <w:r w:rsidR="006F2735">
        <w:t>on</w:t>
      </w:r>
      <w:r w:rsidR="00C956F8" w:rsidRPr="00B85A9C">
        <w:t xml:space="preserve"> </w:t>
      </w:r>
      <w:r w:rsidR="006F2735">
        <w:t xml:space="preserve">by </w:t>
      </w:r>
      <w:r w:rsidR="00C956F8">
        <w:t>beef,</w:t>
      </w:r>
      <w:r w:rsidR="006F2735">
        <w:t xml:space="preserve"> pork, </w:t>
      </w:r>
      <w:r w:rsidR="00C956F8">
        <w:t xml:space="preserve">poultry, and </w:t>
      </w:r>
      <w:r w:rsidR="006F2735">
        <w:t xml:space="preserve">seafood is </w:t>
      </w:r>
      <w:r w:rsidR="00311D31">
        <w:t xml:space="preserve">critical </w:t>
      </w:r>
      <w:r w:rsidR="006F2735">
        <w:t>for understanding substitution in demand</w:t>
      </w:r>
      <w:r w:rsidR="00C956F8" w:rsidRPr="00B85A9C">
        <w:t>.</w:t>
      </w:r>
      <w:r w:rsidR="00397263">
        <w:t xml:space="preserve"> </w:t>
      </w:r>
      <w:r w:rsidR="00397263" w:rsidRPr="00B85A9C">
        <w:t>During the past</w:t>
      </w:r>
      <w:r w:rsidR="00397263">
        <w:t xml:space="preserve"> 60 years</w:t>
      </w:r>
      <w:r w:rsidR="00397263" w:rsidRPr="00B85A9C">
        <w:t xml:space="preserve">, poultry consumption has </w:t>
      </w:r>
      <w:r w:rsidR="00CB2AFB">
        <w:t>increased</w:t>
      </w:r>
      <w:r w:rsidR="00397263" w:rsidRPr="00B85A9C">
        <w:t xml:space="preserve"> while beef consumption has declined</w:t>
      </w:r>
      <w:r w:rsidR="00397263">
        <w:t>; between 1961 and 2017, global annual growth in edible per capita consumption was 3.4% for poultry, 1.6% for seafood, 1.4% for pork, and -0.8% for beef (Fig</w:t>
      </w:r>
      <w:r w:rsidR="007F5FAA">
        <w:t>.</w:t>
      </w:r>
      <w:r w:rsidR="00397263">
        <w:t xml:space="preserve"> 2).</w:t>
      </w:r>
      <w:r w:rsidR="0058454D">
        <w:t xml:space="preserve"> Although substitution of fish for beef has been advocated on health and environmental grounds</w:t>
      </w:r>
      <w:r w:rsidR="00EE5F65">
        <w:fldChar w:fldCharType="begin">
          <w:fldData xml:space="preserve">PEVuZE5vdGU+PENpdGU+PEF1dGhvcj5XaWxsZXR0PC9BdXRob3I+PFllYXI+MjAxOTwvWWVhcj48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</w:fldData>
        </w:fldChar>
      </w:r>
      <w:r w:rsidR="00E82E9B">
        <w:instrText xml:space="preserve"> ADDIN EN.CITE </w:instrText>
      </w:r>
      <w:r w:rsidR="00E82E9B">
        <w:fldChar w:fldCharType="begin">
          <w:fldData xml:space="preserve">PEVuZE5vdGU+PENpdGU+PEF1dGhvcj5XaWxsZXR0PC9BdXRob3I+PFllYXI+MjAxOTwvWWVhcj48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</w:fldData>
        </w:fldChar>
      </w:r>
      <w:r w:rsidR="00E82E9B">
        <w:instrText xml:space="preserve"> ADDIN EN.CITE.DATA </w:instrText>
      </w:r>
      <w:r w:rsidR="00E82E9B">
        <w:fldChar w:fldCharType="end"/>
      </w:r>
      <w:r w:rsidR="00EE5F65">
        <w:fldChar w:fldCharType="separate"/>
      </w:r>
      <w:r w:rsidR="00E82E9B" w:rsidRPr="00E82E9B">
        <w:rPr>
          <w:noProof/>
          <w:vertAlign w:val="superscript"/>
        </w:rPr>
        <w:t>37,38</w:t>
      </w:r>
      <w:r w:rsidR="00EE5F65">
        <w:fldChar w:fldCharType="end"/>
      </w:r>
      <w:r w:rsidR="0058454D">
        <w:t>, poultry</w:t>
      </w:r>
      <w:r w:rsidR="00F15E48">
        <w:t xml:space="preserve"> appears to have </w:t>
      </w:r>
      <w:r w:rsidR="00AF2061">
        <w:t xml:space="preserve">already </w:t>
      </w:r>
      <w:r w:rsidR="0058454D">
        <w:t>served as a major substitute for beef in global diets.</w:t>
      </w:r>
      <w:r w:rsidR="00F15E48">
        <w:t xml:space="preserve"> </w:t>
      </w:r>
      <w:r w:rsidR="006F44E9">
        <w:t>The convergence of global p</w:t>
      </w:r>
      <w:r w:rsidR="0043661B">
        <w:t xml:space="preserve">er capita </w:t>
      </w:r>
      <w:r w:rsidR="00F15E48">
        <w:t>fish and poultry consumption at 15-16 kg/cap/year</w:t>
      </w:r>
      <w:r w:rsidR="006F44E9">
        <w:t xml:space="preserve"> in </w:t>
      </w:r>
      <w:r w:rsidR="00F15E48">
        <w:t>edible weight</w:t>
      </w:r>
      <w:r w:rsidR="006F44E9">
        <w:t xml:space="preserve"> </w:t>
      </w:r>
      <w:r w:rsidR="00F15E48">
        <w:t>(Fig. 2a)</w:t>
      </w:r>
      <w:r w:rsidR="006F44E9">
        <w:t xml:space="preserve"> reflects similarities in industrial organization, processing techniques, and nutritional and cuisine attributes</w:t>
      </w:r>
      <w:r w:rsidR="006F44E9">
        <w:fldChar w:fldCharType="begin"/>
      </w:r>
      <w:r w:rsidR="00E82E9B">
        <w:instrText xml:space="preserve"> ADDIN EN.CITE &lt;EndNote&gt;&lt;Cite&gt;&lt;Author&gt;Asche&lt;/Author&gt;&lt;Year&gt;2018&lt;/Year&gt;&lt;RecNum&gt;381&lt;/RecNum&gt;&lt;DisplayText&gt;&lt;style face="superscript"&gt;39&lt;/style&gt;&lt;/DisplayText&gt;&lt;record&gt;&lt;rec-number&gt;381&lt;/rec-number&gt;&lt;foreign-keys&gt;&lt;key app="EN" db-id="0zvrtv5w82pv06eereq5rxf6rr00arp2f0zt" timestamp="1605905188"&gt;381&lt;/key&gt;&lt;/foreign-keys&gt;&lt;ref-type name="Journal Article"&gt;17&lt;/ref-type&gt;&lt;contributors&gt;&lt;authors&gt;&lt;author&gt;Asche, Frank&lt;/author&gt;&lt;author&gt;Smith, Martin D.&lt;/author&gt;&lt;/authors&gt;&lt;/contributors&gt;&lt;titles&gt;&lt;title&gt;Viewpoint: Induced Innovation in Fisheries and Aquaculture&lt;/title&gt;&lt;secondary-title&gt;Food Policy&lt;/secondary-title&gt;&lt;/titles&gt;&lt;periodical&gt;&lt;full-title&gt;Food Policy&lt;/full-title&gt;&lt;/periodical&gt;&lt;pages&gt;1-7&lt;/pages&gt;&lt;volume&gt;76&lt;/volume&gt;&lt;number&gt;January&lt;/number&gt;&lt;dates&gt;&lt;year&gt;2018&lt;/year&gt;&lt;/dates&gt;&lt;urls&gt;&lt;/urls&gt;&lt;electronic-resource-num&gt;10.1016/j.foodpol.2018.02.002&lt;/electronic-resource-num&gt;&lt;/record&gt;&lt;/Cite&gt;&lt;/EndNote&gt;</w:instrText>
      </w:r>
      <w:r w:rsidR="006F44E9">
        <w:fldChar w:fldCharType="separate"/>
      </w:r>
      <w:r w:rsidR="00E82E9B" w:rsidRPr="00E82E9B">
        <w:rPr>
          <w:noProof/>
          <w:vertAlign w:val="superscript"/>
        </w:rPr>
        <w:t>39</w:t>
      </w:r>
      <w:r w:rsidR="006F44E9">
        <w:fldChar w:fldCharType="end"/>
      </w:r>
      <w:r w:rsidR="006F44E9">
        <w:t>. P</w:t>
      </w:r>
      <w:r w:rsidR="00F15E48">
        <w:rPr>
          <w:color w:val="000000"/>
        </w:rPr>
        <w:t xml:space="preserve">rices for </w:t>
      </w:r>
      <w:r w:rsidR="00F15E48">
        <w:t>the two commodities have been shown to be roughly equivalent</w:t>
      </w:r>
      <w:r w:rsidR="006F44E9">
        <w:t xml:space="preserve"> (as </w:t>
      </w:r>
      <w:r w:rsidR="006F44E9">
        <w:lastRenderedPageBreak/>
        <w:t>measured against the price of staple calories)</w:t>
      </w:r>
      <w:r w:rsidR="00F15E48">
        <w:t xml:space="preserve"> i</w:t>
      </w:r>
      <w:r w:rsidR="00F34DE8">
        <w:t>n a few large</w:t>
      </w:r>
      <w:r w:rsidR="006F44E9">
        <w:t xml:space="preserve"> </w:t>
      </w:r>
      <w:r w:rsidR="00F15E48">
        <w:t xml:space="preserve">countries undergoing nutritional transitions, </w:t>
      </w:r>
      <w:r w:rsidR="006F44E9">
        <w:t xml:space="preserve">such as </w:t>
      </w:r>
      <w:r w:rsidR="00F15E48">
        <w:t>China and India,</w:t>
      </w:r>
      <w:r w:rsidR="006F44E9">
        <w:t xml:space="preserve"> but </w:t>
      </w:r>
      <w:r w:rsidR="00F34DE8">
        <w:t>show greater divergence in other countries that have varied availability and tastes for fish versus poultry</w:t>
      </w:r>
      <w:r w:rsidR="00F15E48">
        <w:fldChar w:fldCharType="begin"/>
      </w:r>
      <w:r w:rsidR="00E82E9B">
        <w:instrText xml:space="preserve"> ADDIN EN.CITE &lt;EndNote&gt;&lt;Cite&gt;&lt;Author&gt;Headey&lt;/Author&gt;&lt;Year&gt;2019&lt;/Year&gt;&lt;RecNum&gt;792&lt;/RecNum&gt;&lt;DisplayText&gt;&lt;style face="superscript"&gt;40&lt;/style&gt;&lt;/DisplayText&gt;&lt;record&gt;&lt;rec-number&gt;792&lt;/rec-number&gt;&lt;foreign-keys&gt;&lt;key app="EN" db-id="0zvrtv5w82pv06eereq5rxf6rr00arp2f0zt" timestamp="1610068579"&gt;792&lt;/key&gt;&lt;/foreign-keys&gt;&lt;ref-type name="Journal Article"&gt;17&lt;/ref-type&gt;&lt;contributors&gt;&lt;authors&gt;&lt;author&gt;Headey, D.D.&lt;/author&gt;&lt;author&gt;Alderman, H.H.&lt;/author&gt;&lt;/authors&gt;&lt;/contributors&gt;&lt;titles&gt;&lt;title&gt;The relative caloric prices of healthy and unhealthy foods differ systematically across income levels and continents&lt;/title&gt;&lt;secondary-title&gt;The Journal of Nutrition&lt;/secondary-title&gt;&lt;/titles&gt;&lt;periodical&gt;&lt;full-title&gt;The Journal of Nutrition&lt;/full-title&gt;&lt;/periodical&gt;&lt;pages&gt;2020-2033&lt;/pages&gt;&lt;volume&gt;149(11)&lt;/volume&gt;&lt;dates&gt;&lt;year&gt;2019&lt;/year&gt;&lt;/dates&gt;&lt;urls&gt;&lt;/urls&gt;&lt;/record&gt;&lt;/Cite&gt;&lt;/EndNote&gt;</w:instrText>
      </w:r>
      <w:r w:rsidR="00F15E48">
        <w:fldChar w:fldCharType="separate"/>
      </w:r>
      <w:r w:rsidR="00E82E9B" w:rsidRPr="00E82E9B">
        <w:rPr>
          <w:noProof/>
          <w:vertAlign w:val="superscript"/>
        </w:rPr>
        <w:t>40</w:t>
      </w:r>
      <w:r w:rsidR="00F15E48">
        <w:fldChar w:fldCharType="end"/>
      </w:r>
      <w:r w:rsidR="00F15E48">
        <w:t xml:space="preserve">. </w:t>
      </w:r>
      <w:r w:rsidR="00A44349">
        <w:t xml:space="preserve">Preferences have long been recognized as a </w:t>
      </w:r>
      <w:r w:rsidR="00311D31">
        <w:t>major</w:t>
      </w:r>
      <w:r w:rsidR="00A44349">
        <w:t xml:space="preserve"> factor in consumer choice of animal source</w:t>
      </w:r>
      <w:del w:id="30" w:author="Michelle Tigchelaar" w:date="2021-05-19T10:11:00Z">
        <w:r w:rsidR="00A44349" w:rsidDel="00F07A51">
          <w:delText>d</w:delText>
        </w:r>
      </w:del>
      <w:r w:rsidR="00A44349">
        <w:t xml:space="preserve"> foods</w:t>
      </w:r>
      <w:r w:rsidR="00A44349">
        <w:fldChar w:fldCharType="begin"/>
      </w:r>
      <w:r w:rsidR="00E82E9B">
        <w:instrText xml:space="preserve"> ADDIN EN.CITE &lt;EndNote&gt;&lt;Cite&gt;&lt;Author&gt;Tonsor&lt;/Author&gt;&lt;Year&gt;2007&lt;/Year&gt;&lt;RecNum&gt;843&lt;/RecNum&gt;&lt;DisplayText&gt;&lt;style face="superscript"&gt;7,41&lt;/style&gt;&lt;/DisplayText&gt;&lt;record&gt;&lt;rec-number&gt;843&lt;/rec-number&gt;&lt;foreign-keys&gt;&lt;key app="EN" db-id="0zvrtv5w82pv06eereq5rxf6rr00arp2f0zt" timestamp="1620165764"&gt;843&lt;/key&gt;&lt;/foreign-keys&gt;&lt;ref-type name="Journal Article"&gt;17&lt;/ref-type&gt;&lt;contributors&gt;&lt;authors&gt;&lt;author&gt;Tonsor, Glynn T.&lt;/author&gt;&lt;author&gt;Marsh, Thomas L.&lt;/author&gt;&lt;/authors&gt;&lt;/contributors&gt;&lt;titles&gt;&lt;title&gt;Comparing heterogeneous consumption in U.S. and Japanese meat and fish demand&lt;/title&gt;&lt;secondary-title&gt;Agricultural Economics&lt;/secondary-title&gt;&lt;/titles&gt;&lt;periodical&gt;&lt;full-title&gt;Agricultural Economics&lt;/full-title&gt;&lt;/periodical&gt;&lt;pages&gt;81-91&lt;/pages&gt;&lt;volume&gt;37&lt;/volume&gt;&lt;dates&gt;&lt;year&gt;2007&lt;/year&gt;&lt;/dates&gt;&lt;urls&gt;&lt;/urls&gt;&lt;/record&gt;&lt;/Cite&gt;&lt;Cite&gt;&lt;Author&gt;Unnevehr&lt;/Author&gt;&lt;Year&gt;2010&lt;/Year&gt;&lt;RecNum&gt;842&lt;/RecNum&gt;&lt;record&gt;&lt;rec-number&gt;842&lt;/rec-number&gt;&lt;foreign-keys&gt;&lt;key app="EN" db-id="0zvrtv5w82pv06eereq5rxf6rr00arp2f0zt" timestamp="1620165697"&gt;842&lt;/key&gt;&lt;/foreign-keys&gt;&lt;ref-type name="Journal Article"&gt;17&lt;/ref-type&gt;&lt;contributors&gt;&lt;authors&gt;&lt;author&gt;Unnevehr, Laurian&lt;/author&gt;&lt;author&gt;Eales, James&lt;/author&gt;&lt;author&gt;Jensen, Helen&lt;/author&gt;&lt;author&gt;Lusk, Jayson&lt;/author&gt;&lt;author&gt;McCluskey, Jill&lt;/author&gt;&lt;author&gt;Kinsey, Jean&lt;/author&gt;&lt;/authors&gt;&lt;/contributors&gt;&lt;titles&gt;&lt;title&gt;Food and Consumer Economics&lt;/title&gt;&lt;secondary-title&gt;American Journal of Agricultural Economics&lt;/secondary-title&gt;&lt;/titles&gt;&lt;periodical&gt;&lt;full-title&gt;American Journal of Agricultural Economics&lt;/full-title&gt;&lt;/periodical&gt;&lt;pages&gt;506-521&lt;/pages&gt;&lt;volume&gt;92(2)&lt;/volume&gt;&lt;dates&gt;&lt;year&gt;2010&lt;/year&gt;&lt;/dates&gt;&lt;urls&gt;&lt;/urls&gt;&lt;/record&gt;&lt;/Cite&gt;&lt;/EndNote&gt;</w:instrText>
      </w:r>
      <w:r w:rsidR="00A44349">
        <w:fldChar w:fldCharType="separate"/>
      </w:r>
      <w:r w:rsidR="00E82E9B" w:rsidRPr="00E82E9B">
        <w:rPr>
          <w:noProof/>
          <w:vertAlign w:val="superscript"/>
        </w:rPr>
        <w:t>7,41</w:t>
      </w:r>
      <w:r w:rsidR="00A44349">
        <w:fldChar w:fldCharType="end"/>
      </w:r>
      <w:r w:rsidR="00A44349">
        <w:t>, highlighting the need for analyses at regional to sub-national scales</w:t>
      </w:r>
      <w:r w:rsidR="00311D31">
        <w:t xml:space="preserve"> where</w:t>
      </w:r>
      <w:r w:rsidR="0022113F">
        <w:t xml:space="preserve"> </w:t>
      </w:r>
      <w:r w:rsidR="00311D31">
        <w:t>geography, culture, and tastes</w:t>
      </w:r>
      <w:r w:rsidR="00AF2061">
        <w:t xml:space="preserve"> can be differentiated</w:t>
      </w:r>
      <w:r w:rsidR="00A44349">
        <w:t>.</w:t>
      </w:r>
      <w:r w:rsidR="009978F9">
        <w:t xml:space="preserve"> </w:t>
      </w:r>
    </w:p>
    <w:p w14:paraId="64DCB612" w14:textId="77777777" w:rsidR="00B23F2E" w:rsidRDefault="00B23F2E" w:rsidP="0046780B">
      <w:pPr>
        <w:spacing w:line="480" w:lineRule="auto"/>
        <w:jc w:val="both"/>
      </w:pPr>
    </w:p>
    <w:p w14:paraId="1B0172ED" w14:textId="09A5444A" w:rsidR="00C02C18" w:rsidRDefault="00CC3597" w:rsidP="00C02C18">
      <w:pPr>
        <w:spacing w:line="360" w:lineRule="auto"/>
        <w:jc w:val="both"/>
        <w:rPr>
          <w:color w:val="000000"/>
        </w:rPr>
      </w:pPr>
      <w:r>
        <w:rPr>
          <w:noProof/>
          <w:color w:val="000000"/>
        </w:rPr>
        <w:drawing>
          <wp:inline distT="0" distB="0" distL="0" distR="0" wp14:anchorId="243982C8" wp14:editId="4D5AF977">
            <wp:extent cx="5943104" cy="2299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t="24534" b="25388"/>
                    <a:stretch/>
                  </pic:blipFill>
                  <pic:spPr bwMode="auto">
                    <a:xfrm>
                      <a:off x="0" y="0"/>
                      <a:ext cx="5943600" cy="2300047"/>
                    </a:xfrm>
                    <a:prstGeom prst="rect">
                      <a:avLst/>
                    </a:prstGeom>
                    <a:ln>
                      <a:noFill/>
                    </a:ln>
                    <a:extLst>
                      <a:ext uri="{53640926-AAD7-44D8-BBD7-CCE9431645EC}">
                        <a14:shadowObscured xmlns:a14="http://schemas.microsoft.com/office/drawing/2010/main"/>
                      </a:ext>
                    </a:extLst>
                  </pic:spPr>
                </pic:pic>
              </a:graphicData>
            </a:graphic>
          </wp:inline>
        </w:drawing>
      </w:r>
      <w:r w:rsidR="00C02C18">
        <w:rPr>
          <w:color w:val="000000"/>
        </w:rPr>
        <w:tab/>
      </w:r>
    </w:p>
    <w:p w14:paraId="3113F992" w14:textId="15CF8609" w:rsidR="00C02C18" w:rsidRPr="00C02C18" w:rsidRDefault="00C02C18" w:rsidP="00C02C18">
      <w:pPr>
        <w:rPr>
          <w:sz w:val="20"/>
          <w:szCs w:val="20"/>
        </w:rPr>
      </w:pPr>
      <w:r w:rsidRPr="00C02C18">
        <w:rPr>
          <w:sz w:val="20"/>
          <w:szCs w:val="20"/>
        </w:rPr>
        <w:t xml:space="preserve">Fig. 2: Global animal </w:t>
      </w:r>
      <w:r w:rsidR="00410577">
        <w:rPr>
          <w:sz w:val="20"/>
          <w:szCs w:val="20"/>
        </w:rPr>
        <w:t>meat and fish</w:t>
      </w:r>
      <w:r w:rsidRPr="00C02C18">
        <w:rPr>
          <w:sz w:val="20"/>
          <w:szCs w:val="20"/>
        </w:rPr>
        <w:t xml:space="preserve"> consumption by type</w:t>
      </w:r>
      <w:r w:rsidR="00EB104C">
        <w:rPr>
          <w:sz w:val="20"/>
          <w:szCs w:val="20"/>
        </w:rPr>
        <w:t xml:space="preserve"> </w:t>
      </w:r>
      <w:r w:rsidRPr="00C02C18">
        <w:rPr>
          <w:sz w:val="20"/>
          <w:szCs w:val="20"/>
        </w:rPr>
        <w:t>(1961-2017) in edible weight</w:t>
      </w:r>
      <w:r w:rsidRPr="00C02C18">
        <w:rPr>
          <w:sz w:val="20"/>
          <w:szCs w:val="20"/>
          <w:lang w:val="en-CA"/>
        </w:rPr>
        <w:t>. (</w:t>
      </w:r>
      <w:r w:rsidRPr="00C02C18">
        <w:rPr>
          <w:b/>
          <w:bCs/>
          <w:sz w:val="20"/>
          <w:szCs w:val="20"/>
          <w:lang w:val="en-CA"/>
        </w:rPr>
        <w:t>a)</w:t>
      </w:r>
      <w:r w:rsidRPr="00C02C18">
        <w:rPr>
          <w:sz w:val="20"/>
          <w:szCs w:val="20"/>
          <w:lang w:val="en-CA"/>
        </w:rPr>
        <w:t xml:space="preserve">  Per capita animal consumption by type.</w:t>
      </w:r>
      <w:r w:rsidR="00410577">
        <w:rPr>
          <w:sz w:val="20"/>
          <w:szCs w:val="20"/>
          <w:lang w:val="en-CA"/>
        </w:rPr>
        <w:t xml:space="preserve"> Annual per capita consumption of</w:t>
      </w:r>
      <w:r w:rsidRPr="00C02C18">
        <w:rPr>
          <w:sz w:val="20"/>
          <w:szCs w:val="20"/>
          <w:lang w:val="en-CA"/>
        </w:rPr>
        <w:t xml:space="preserve"> </w:t>
      </w:r>
      <w:r w:rsidR="00410577">
        <w:rPr>
          <w:sz w:val="20"/>
          <w:szCs w:val="20"/>
          <w:lang w:val="en-CA"/>
        </w:rPr>
        <w:t>poultry increased five-fold from ~3 kg to 15 kg, while that of s</w:t>
      </w:r>
      <w:r w:rsidRPr="00C02C18">
        <w:rPr>
          <w:sz w:val="20"/>
          <w:szCs w:val="20"/>
          <w:lang w:val="en-CA"/>
        </w:rPr>
        <w:t xml:space="preserve">eafood </w:t>
      </w:r>
      <w:r w:rsidR="00410577">
        <w:rPr>
          <w:sz w:val="20"/>
          <w:szCs w:val="20"/>
          <w:lang w:val="en-CA"/>
        </w:rPr>
        <w:t xml:space="preserve">more than doubled </w:t>
      </w:r>
      <w:r w:rsidRPr="00C02C18">
        <w:rPr>
          <w:sz w:val="20"/>
          <w:szCs w:val="20"/>
          <w:lang w:val="en-CA"/>
        </w:rPr>
        <w:t xml:space="preserve">from </w:t>
      </w:r>
      <w:r w:rsidR="00410577">
        <w:rPr>
          <w:sz w:val="20"/>
          <w:szCs w:val="20"/>
          <w:lang w:val="en-CA"/>
        </w:rPr>
        <w:t>~</w:t>
      </w:r>
      <w:r w:rsidRPr="00C02C18">
        <w:rPr>
          <w:sz w:val="20"/>
          <w:szCs w:val="20"/>
          <w:lang w:val="en-CA"/>
        </w:rPr>
        <w:t>7</w:t>
      </w:r>
      <w:r w:rsidR="00410577">
        <w:rPr>
          <w:sz w:val="20"/>
          <w:szCs w:val="20"/>
          <w:lang w:val="en-CA"/>
        </w:rPr>
        <w:t xml:space="preserve"> kg </w:t>
      </w:r>
      <w:r w:rsidRPr="00C02C18">
        <w:rPr>
          <w:sz w:val="20"/>
          <w:szCs w:val="20"/>
          <w:lang w:val="en-CA"/>
        </w:rPr>
        <w:t>to nearly 16 k</w:t>
      </w:r>
      <w:r w:rsidR="00410577">
        <w:rPr>
          <w:sz w:val="20"/>
          <w:szCs w:val="20"/>
          <w:lang w:val="en-CA"/>
        </w:rPr>
        <w:t>g</w:t>
      </w:r>
      <w:r w:rsidRPr="00C02C18">
        <w:rPr>
          <w:sz w:val="20"/>
          <w:szCs w:val="20"/>
          <w:lang w:val="en-CA"/>
        </w:rPr>
        <w:t>.</w:t>
      </w:r>
      <w:r w:rsidR="00410577">
        <w:rPr>
          <w:sz w:val="20"/>
          <w:szCs w:val="20"/>
          <w:lang w:val="en-CA"/>
        </w:rPr>
        <w:t xml:space="preserve"> Global annual per capita </w:t>
      </w:r>
      <w:r w:rsidRPr="00C02C18">
        <w:rPr>
          <w:sz w:val="20"/>
          <w:szCs w:val="20"/>
          <w:lang w:val="en-CA"/>
        </w:rPr>
        <w:t>consumption</w:t>
      </w:r>
      <w:r w:rsidR="00410577">
        <w:rPr>
          <w:sz w:val="20"/>
          <w:szCs w:val="20"/>
          <w:lang w:val="en-CA"/>
        </w:rPr>
        <w:t xml:space="preserve"> of beef has declined since mid-1970s</w:t>
      </w:r>
      <w:r w:rsidRPr="00C02C18">
        <w:rPr>
          <w:sz w:val="20"/>
          <w:szCs w:val="20"/>
          <w:lang w:val="en-CA"/>
        </w:rPr>
        <w:t>. In 2017, in absolute terms, seafood and poultry meat consumption appear</w:t>
      </w:r>
      <w:ins w:id="31" w:author="Ling" w:date="2021-05-20T11:08:00Z">
        <w:r w:rsidR="00007A03">
          <w:rPr>
            <w:rFonts w:hint="eastAsia"/>
            <w:sz w:val="20"/>
            <w:szCs w:val="20"/>
            <w:lang w:val="en-CA" w:eastAsia="zh-CN"/>
          </w:rPr>
          <w:t>ed</w:t>
        </w:r>
      </w:ins>
      <w:r w:rsidRPr="00C02C18">
        <w:rPr>
          <w:sz w:val="20"/>
          <w:szCs w:val="20"/>
          <w:lang w:val="en-CA"/>
        </w:rPr>
        <w:t xml:space="preserve"> to be converging with </w:t>
      </w:r>
      <w:r w:rsidRPr="00C02C18">
        <w:rPr>
          <w:sz w:val="20"/>
          <w:szCs w:val="20"/>
        </w:rPr>
        <w:t>pork tapering off</w:t>
      </w:r>
      <w:r w:rsidRPr="00C02C18">
        <w:rPr>
          <w:sz w:val="20"/>
          <w:szCs w:val="20"/>
          <w:lang w:val="en-CA"/>
        </w:rPr>
        <w:t>. (</w:t>
      </w:r>
      <w:r w:rsidRPr="00C02C18">
        <w:rPr>
          <w:b/>
          <w:bCs/>
          <w:sz w:val="20"/>
          <w:szCs w:val="20"/>
          <w:lang w:val="en-CA"/>
        </w:rPr>
        <w:t>b</w:t>
      </w:r>
      <w:r w:rsidRPr="00C02C18">
        <w:rPr>
          <w:sz w:val="20"/>
          <w:szCs w:val="20"/>
          <w:lang w:val="en-CA"/>
        </w:rPr>
        <w:t xml:space="preserve">) </w:t>
      </w:r>
      <w:r w:rsidRPr="00C02C18">
        <w:rPr>
          <w:sz w:val="20"/>
          <w:szCs w:val="20"/>
        </w:rPr>
        <w:t>Normalized global per capita animal protein consumption by type. Time series data for each protein type from 1961 to 2017 were normalized (pegged) to</w:t>
      </w:r>
      <w:del w:id="32" w:author="Ling" w:date="2021-05-20T11:09:00Z">
        <w:r w:rsidRPr="00C02C18" w:rsidDel="00007A03">
          <w:rPr>
            <w:sz w:val="20"/>
            <w:szCs w:val="20"/>
          </w:rPr>
          <w:delText xml:space="preserve"> the</w:delText>
        </w:r>
      </w:del>
      <w:r w:rsidRPr="00C02C18">
        <w:rPr>
          <w:sz w:val="20"/>
          <w:szCs w:val="20"/>
        </w:rPr>
        <w:t xml:space="preserve"> 1961</w:t>
      </w:r>
      <w:r w:rsidRPr="00C02C18">
        <w:rPr>
          <w:sz w:val="20"/>
          <w:szCs w:val="20"/>
          <w:lang w:val="en-CA"/>
        </w:rPr>
        <w:t>. The</w:t>
      </w:r>
      <w:r w:rsidR="00DB3E2A">
        <w:rPr>
          <w:sz w:val="20"/>
          <w:szCs w:val="20"/>
          <w:lang w:val="en-CA"/>
        </w:rPr>
        <w:t xml:space="preserve"> annual</w:t>
      </w:r>
      <w:r w:rsidRPr="00C02C18">
        <w:rPr>
          <w:sz w:val="20"/>
          <w:szCs w:val="20"/>
          <w:lang w:val="en-CA"/>
        </w:rPr>
        <w:t xml:space="preserve"> growth rates of poultry meat, seafood, pork and beef are 3.4%, 1.6%, 1.4%, and -0.08% respectively. </w:t>
      </w:r>
      <w:r w:rsidRPr="00C02C18">
        <w:rPr>
          <w:sz w:val="20"/>
          <w:szCs w:val="20"/>
        </w:rPr>
        <w:t>Data Source: FAOSTAT</w:t>
      </w:r>
      <w:r w:rsidR="00C064FC">
        <w:rPr>
          <w:sz w:val="20"/>
          <w:szCs w:val="20"/>
        </w:rPr>
        <w:fldChar w:fldCharType="begin"/>
      </w:r>
      <w:r w:rsidR="00C064FC">
        <w:rPr>
          <w:sz w:val="20"/>
          <w:szCs w:val="20"/>
        </w:rPr>
        <w:instrText xml:space="preserve"> ADDIN EN.CITE &lt;EndNote&gt;&lt;Cite&gt;&lt;Author&gt;FAOSTAT&lt;/Author&gt;&lt;Year&gt;2020&lt;/Year&gt;&lt;RecNum&gt;825&lt;/RecNum&gt;&lt;DisplayText&gt;&lt;style face="superscript"&gt;18&lt;/style&gt;&lt;/DisplayText&gt;&lt;record&gt;&lt;rec-number&gt;825&lt;/rec-number&gt;&lt;foreign-keys&gt;&lt;key app="EN" db-id="0zvrtv5w82pv06eereq5rxf6rr00arp2f0zt" timestamp="1610126523"&gt;825&lt;/key&gt;&lt;/foreign-keys&gt;&lt;ref-type name="Dataset"&gt;59&lt;/ref-type&gt;&lt;contributors&gt;&lt;authors&gt;&lt;author&gt;FAOSTAT,&lt;/author&gt;&lt;/authors&gt;&lt;/contributors&gt;&lt;titles&gt;&lt;title&gt;Food and agriculture data&lt;/title&gt;&lt;/titles&gt;&lt;dates&gt;&lt;year&gt;2020&lt;/year&gt;&lt;/dates&gt;&lt;publisher&gt;FAOSTAT&lt;/publisher&gt;&lt;urls&gt;&lt;related-urls&gt;&lt;url&gt;http://www.fao.org/faostat/en/#home&lt;/url&gt;&lt;/related-urls&gt;&lt;/urls&gt;&lt;/record&gt;&lt;/Cite&gt;&lt;/EndNote&gt;</w:instrText>
      </w:r>
      <w:r w:rsidR="00C064FC">
        <w:rPr>
          <w:sz w:val="20"/>
          <w:szCs w:val="20"/>
        </w:rPr>
        <w:fldChar w:fldCharType="separate"/>
      </w:r>
      <w:r w:rsidR="00C064FC" w:rsidRPr="00C064FC">
        <w:rPr>
          <w:noProof/>
          <w:sz w:val="20"/>
          <w:szCs w:val="20"/>
          <w:vertAlign w:val="superscript"/>
        </w:rPr>
        <w:t>18</w:t>
      </w:r>
      <w:r w:rsidR="00C064FC">
        <w:rPr>
          <w:sz w:val="20"/>
          <w:szCs w:val="20"/>
        </w:rPr>
        <w:fldChar w:fldCharType="end"/>
      </w:r>
    </w:p>
    <w:p w14:paraId="78C9A2CD" w14:textId="77777777" w:rsidR="00C02C18" w:rsidRDefault="00C02C18" w:rsidP="00C02C18">
      <w:pPr>
        <w:rPr>
          <w:sz w:val="20"/>
          <w:szCs w:val="20"/>
        </w:rPr>
      </w:pPr>
    </w:p>
    <w:p w14:paraId="101371F9" w14:textId="550816C7" w:rsidR="003F6332" w:rsidRDefault="003F6332" w:rsidP="005A0A5E">
      <w:pPr>
        <w:spacing w:line="480" w:lineRule="auto"/>
        <w:jc w:val="both"/>
      </w:pPr>
    </w:p>
    <w:p w14:paraId="36667C59" w14:textId="77777777" w:rsidR="00700622" w:rsidRDefault="003F6332" w:rsidP="005A0A5E">
      <w:pPr>
        <w:spacing w:line="480" w:lineRule="auto"/>
        <w:jc w:val="both"/>
        <w:rPr>
          <w:i/>
          <w:iCs/>
        </w:rPr>
      </w:pPr>
      <w:r w:rsidRPr="009F44D7">
        <w:rPr>
          <w:i/>
          <w:iCs/>
        </w:rPr>
        <w:t>2.2</w:t>
      </w:r>
      <w:r w:rsidRPr="003F6332">
        <w:rPr>
          <w:i/>
          <w:iCs/>
        </w:rPr>
        <w:t xml:space="preserve"> Regional fish </w:t>
      </w:r>
      <w:r>
        <w:rPr>
          <w:i/>
          <w:iCs/>
        </w:rPr>
        <w:t>consumption</w:t>
      </w:r>
      <w:r w:rsidR="006A2684">
        <w:rPr>
          <w:i/>
          <w:iCs/>
        </w:rPr>
        <w:t xml:space="preserve"> and trade</w:t>
      </w:r>
    </w:p>
    <w:p w14:paraId="3BF0A1F6" w14:textId="33ED5FE9" w:rsidR="00073DD2" w:rsidRDefault="004E6B7A" w:rsidP="005A0A5E">
      <w:pPr>
        <w:spacing w:line="480" w:lineRule="auto"/>
        <w:jc w:val="both"/>
      </w:pPr>
      <w:r>
        <w:t>To capture the regional heterogeneity of blue food demand, we disaggregate fish</w:t>
      </w:r>
      <w:r w:rsidR="009B5C49">
        <w:t xml:space="preserve"> consumption </w:t>
      </w:r>
      <w:r>
        <w:t>into seven major species groups: freshwater fish (including diadromous fish such as salmon), demersal (e.g., cod, halibut), pelagic (e.g., tuna, forage fish), other marine fish, crustaceans, cephalopods (e.g., squid, octopus), and bivalves (</w:t>
      </w:r>
      <w:r w:rsidRPr="00474954">
        <w:t>SI.</w:t>
      </w:r>
      <w:r w:rsidR="001D6AA5" w:rsidRPr="00474954">
        <w:t>2</w:t>
      </w:r>
      <w:r w:rsidRPr="00474954">
        <w:t>).</w:t>
      </w:r>
      <w:r w:rsidR="009B5C49">
        <w:t xml:space="preserve"> </w:t>
      </w:r>
      <w:r w:rsidR="00073DD2">
        <w:t xml:space="preserve">There are distinct patterns of seafood consumption across regions (Figure 3); for example, relatively large shares of freshwater fish consumption in </w:t>
      </w:r>
      <w:r w:rsidR="00073DD2">
        <w:lastRenderedPageBreak/>
        <w:t xml:space="preserve">Asia, pelagic and freshwater species consumption in Africa and South America, and demersal species in Europe, North America, and Oceania. </w:t>
      </w:r>
      <w:r w:rsidR="001A3B92">
        <w:t xml:space="preserve">Per capita fish consumption in Asia, Europe, and Oceania exceeds the global average, whereas Africa and South America are well below the global average. </w:t>
      </w:r>
    </w:p>
    <w:p w14:paraId="007416D6" w14:textId="57E4EAB3" w:rsidR="00073DD2" w:rsidRDefault="00073DD2" w:rsidP="005A0A5E">
      <w:pPr>
        <w:spacing w:line="480" w:lineRule="auto"/>
        <w:jc w:val="both"/>
      </w:pPr>
      <w:r>
        <w:rPr>
          <w:noProof/>
        </w:rPr>
        <w:drawing>
          <wp:inline distT="0" distB="0" distL="0" distR="0" wp14:anchorId="040CA73A" wp14:editId="74781982">
            <wp:extent cx="5672667" cy="2675467"/>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extLst>
                        <a:ext uri="{28A0092B-C50C-407E-A947-70E740481C1C}">
                          <a14:useLocalDpi xmlns:a14="http://schemas.microsoft.com/office/drawing/2010/main" val="0"/>
                        </a:ext>
                      </a:extLst>
                    </a:blip>
                    <a:srcRect t="16590" r="4544" b="25150"/>
                    <a:stretch/>
                  </pic:blipFill>
                  <pic:spPr bwMode="auto">
                    <a:xfrm>
                      <a:off x="0" y="0"/>
                      <a:ext cx="5673529" cy="2675873"/>
                    </a:xfrm>
                    <a:prstGeom prst="rect">
                      <a:avLst/>
                    </a:prstGeom>
                    <a:ln>
                      <a:noFill/>
                    </a:ln>
                    <a:extLst>
                      <a:ext uri="{53640926-AAD7-44D8-BBD7-CCE9431645EC}">
                        <a14:shadowObscured xmlns:a14="http://schemas.microsoft.com/office/drawing/2010/main"/>
                      </a:ext>
                    </a:extLst>
                  </pic:spPr>
                </pic:pic>
              </a:graphicData>
            </a:graphic>
          </wp:inline>
        </w:drawing>
      </w:r>
    </w:p>
    <w:p w14:paraId="52513E21" w14:textId="649EBA23" w:rsidR="00154237" w:rsidRPr="00C02C18" w:rsidRDefault="00154237" w:rsidP="00154237">
      <w:pPr>
        <w:rPr>
          <w:sz w:val="20"/>
          <w:szCs w:val="20"/>
        </w:rPr>
      </w:pPr>
      <w:r w:rsidRPr="00707C78">
        <w:rPr>
          <w:sz w:val="20"/>
          <w:szCs w:val="20"/>
        </w:rPr>
        <w:t xml:space="preserve">Fig. 3: </w:t>
      </w:r>
      <w:r w:rsidRPr="00707C78">
        <w:rPr>
          <w:sz w:val="20"/>
          <w:szCs w:val="20"/>
          <w:lang w:val="en-CA"/>
        </w:rPr>
        <w:t xml:space="preserve">Per capita fish consumption by region </w:t>
      </w:r>
      <w:r>
        <w:rPr>
          <w:sz w:val="20"/>
          <w:szCs w:val="20"/>
          <w:lang w:val="en-CA"/>
        </w:rPr>
        <w:t xml:space="preserve">by </w:t>
      </w:r>
      <w:r w:rsidRPr="00707C78">
        <w:rPr>
          <w:sz w:val="20"/>
          <w:szCs w:val="20"/>
          <w:lang w:val="en-CA"/>
        </w:rPr>
        <w:t xml:space="preserve">species group (kg/cap/year, edible weight) in 2015. </w:t>
      </w:r>
      <w:r>
        <w:rPr>
          <w:sz w:val="20"/>
          <w:szCs w:val="20"/>
          <w:lang w:val="en-CA"/>
        </w:rPr>
        <w:t>Numbers in parentheses above the bars represent the share of global consumption. Asia, Europe and Oceania demonstrate a high level of edible fish consumption per capita in relation to the global average (</w:t>
      </w:r>
      <w:commentRangeStart w:id="33"/>
      <w:commentRangeStart w:id="34"/>
      <w:r>
        <w:rPr>
          <w:sz w:val="20"/>
          <w:szCs w:val="20"/>
          <w:lang w:val="en-CA"/>
        </w:rPr>
        <w:t>14.6 kg/cap/year</w:t>
      </w:r>
      <w:commentRangeEnd w:id="33"/>
      <w:r w:rsidR="00F41DF4">
        <w:rPr>
          <w:rStyle w:val="CommentReference"/>
          <w:rFonts w:asciiTheme="minorHAnsi" w:eastAsiaTheme="minorEastAsia" w:hAnsiTheme="minorHAnsi" w:cstheme="minorBidi"/>
          <w:kern w:val="2"/>
          <w:lang w:eastAsia="zh-CN"/>
        </w:rPr>
        <w:commentReference w:id="33"/>
      </w:r>
      <w:commentRangeEnd w:id="34"/>
      <w:r w:rsidR="00644349">
        <w:rPr>
          <w:rStyle w:val="CommentReference"/>
          <w:rFonts w:asciiTheme="minorHAnsi" w:eastAsiaTheme="minorEastAsia" w:hAnsiTheme="minorHAnsi" w:cstheme="minorBidi"/>
          <w:kern w:val="2"/>
          <w:lang w:eastAsia="zh-CN"/>
        </w:rPr>
        <w:commentReference w:id="34"/>
      </w:r>
      <w:r>
        <w:rPr>
          <w:sz w:val="20"/>
          <w:szCs w:val="20"/>
          <w:lang w:val="en-CA"/>
        </w:rPr>
        <w:t xml:space="preserve">). Fish consumption in North America is close to the global average, whereas Africa and South America are significantly below the global per capita average. Fish consumption in Asia is dominated by freshwater species, whereas fish consumption in Europe, North America and Oceania is more diverse. In Africa and South America, </w:t>
      </w:r>
      <w:r w:rsidR="00686D56">
        <w:rPr>
          <w:sz w:val="20"/>
          <w:szCs w:val="20"/>
          <w:lang w:val="en-CA"/>
        </w:rPr>
        <w:t xml:space="preserve">fish consumption is comprised of </w:t>
      </w:r>
      <w:r>
        <w:rPr>
          <w:sz w:val="20"/>
          <w:szCs w:val="20"/>
          <w:lang w:val="en-CA"/>
        </w:rPr>
        <w:t>pelagic and freshwater species</w:t>
      </w:r>
      <w:r w:rsidR="00686D56">
        <w:rPr>
          <w:sz w:val="20"/>
          <w:szCs w:val="20"/>
          <w:lang w:val="en-CA"/>
        </w:rPr>
        <w:t xml:space="preserve">, and to a lesser extent demersal and marine species. </w:t>
      </w:r>
      <w:r w:rsidRPr="00707C78">
        <w:rPr>
          <w:sz w:val="20"/>
          <w:szCs w:val="20"/>
          <w:lang w:val="en-CA"/>
        </w:rPr>
        <w:t>Data Source: FAOSTAT</w:t>
      </w:r>
      <w:r>
        <w:rPr>
          <w:sz w:val="20"/>
          <w:szCs w:val="20"/>
          <w:lang w:val="en-CA"/>
        </w:rPr>
        <w:fldChar w:fldCharType="begin"/>
      </w:r>
      <w:r>
        <w:rPr>
          <w:sz w:val="20"/>
          <w:szCs w:val="20"/>
          <w:lang w:val="en-CA"/>
        </w:rPr>
        <w:instrText xml:space="preserve"> ADDIN EN.CITE &lt;EndNote&gt;&lt;Cite&gt;&lt;Author&gt;FAOSTAT&lt;/Author&gt;&lt;Year&gt;2020&lt;/Year&gt;&lt;RecNum&gt;825&lt;/RecNum&gt;&lt;DisplayText&gt;&lt;style face="superscript"&gt;18&lt;/style&gt;&lt;/DisplayText&gt;&lt;record&gt;&lt;rec-number&gt;825&lt;/rec-number&gt;&lt;foreign-keys&gt;&lt;key app="EN" db-id="0zvrtv5w82pv06eereq5rxf6rr00arp2f0zt" timestamp="1610126523"&gt;825&lt;/key&gt;&lt;/foreign-keys&gt;&lt;ref-type name="Dataset"&gt;59&lt;/ref-type&gt;&lt;contributors&gt;&lt;authors&gt;&lt;author&gt;FAOSTAT,&lt;/author&gt;&lt;/authors&gt;&lt;/contributors&gt;&lt;titles&gt;&lt;title&gt;Food and agriculture data&lt;/title&gt;&lt;/titles&gt;&lt;dates&gt;&lt;year&gt;2020&lt;/year&gt;&lt;/dates&gt;&lt;publisher&gt;FAOSTAT&lt;/publisher&gt;&lt;urls&gt;&lt;related-urls&gt;&lt;url&gt;http://www.fao.org/faostat/en/#home&lt;/url&gt;&lt;/related-urls&gt;&lt;/urls&gt;&lt;/record&gt;&lt;/Cite&gt;&lt;/EndNote&gt;</w:instrText>
      </w:r>
      <w:r>
        <w:rPr>
          <w:sz w:val="20"/>
          <w:szCs w:val="20"/>
          <w:lang w:val="en-CA"/>
        </w:rPr>
        <w:fldChar w:fldCharType="separate"/>
      </w:r>
      <w:r w:rsidRPr="00C064FC">
        <w:rPr>
          <w:noProof/>
          <w:sz w:val="20"/>
          <w:szCs w:val="20"/>
          <w:vertAlign w:val="superscript"/>
          <w:lang w:val="en-CA"/>
        </w:rPr>
        <w:t>18</w:t>
      </w:r>
      <w:r>
        <w:rPr>
          <w:sz w:val="20"/>
          <w:szCs w:val="20"/>
          <w:lang w:val="en-CA"/>
        </w:rPr>
        <w:fldChar w:fldCharType="end"/>
      </w:r>
    </w:p>
    <w:p w14:paraId="11C964F0" w14:textId="77777777" w:rsidR="00154237" w:rsidRPr="00707C78" w:rsidRDefault="00154237" w:rsidP="00154237">
      <w:pPr>
        <w:jc w:val="both"/>
        <w:rPr>
          <w:sz w:val="20"/>
          <w:szCs w:val="20"/>
        </w:rPr>
      </w:pPr>
    </w:p>
    <w:p w14:paraId="14A7A42D" w14:textId="77777777" w:rsidR="00073DD2" w:rsidRDefault="00073DD2" w:rsidP="005A0A5E">
      <w:pPr>
        <w:spacing w:line="480" w:lineRule="auto"/>
        <w:jc w:val="both"/>
      </w:pPr>
    </w:p>
    <w:p w14:paraId="4B3F4EE7" w14:textId="5673D2EF" w:rsidR="00707C78" w:rsidRPr="004E6B7A" w:rsidRDefault="00184708" w:rsidP="005A0A5E">
      <w:pPr>
        <w:spacing w:line="480" w:lineRule="auto"/>
        <w:jc w:val="both"/>
      </w:pPr>
      <w:r>
        <w:t xml:space="preserve">Viewing </w:t>
      </w:r>
      <w:r w:rsidR="00073DD2">
        <w:t>consumption patterns over time for individual countries</w:t>
      </w:r>
      <w:r>
        <w:t xml:space="preserve"> within regions </w:t>
      </w:r>
      <w:r w:rsidR="00BF1315">
        <w:t>shed</w:t>
      </w:r>
      <w:r>
        <w:t>s</w:t>
      </w:r>
      <w:r w:rsidR="00BF1315">
        <w:t xml:space="preserve"> more light on</w:t>
      </w:r>
      <w:r>
        <w:t xml:space="preserve"> the roles of</w:t>
      </w:r>
      <w:r w:rsidR="00BF1315">
        <w:t xml:space="preserve"> preferences, availability, and economic </w:t>
      </w:r>
      <w:r>
        <w:t xml:space="preserve">determinants of </w:t>
      </w:r>
      <w:r w:rsidR="00BF1315">
        <w:t>demand. Fig</w:t>
      </w:r>
      <w:r>
        <w:t>ure</w:t>
      </w:r>
      <w:r w:rsidR="00BF1315">
        <w:t xml:space="preserve"> 4 </w:t>
      </w:r>
      <w:r>
        <w:t xml:space="preserve">illustrates relative levels of </w:t>
      </w:r>
      <w:r w:rsidR="00BF1315">
        <w:t xml:space="preserve">fish </w:t>
      </w:r>
      <w:r>
        <w:t xml:space="preserve">consumption </w:t>
      </w:r>
      <w:r w:rsidR="009E55C4">
        <w:t>per capita</w:t>
      </w:r>
      <w:r w:rsidR="004E6B7A">
        <w:t xml:space="preserve"> as well as changes in</w:t>
      </w:r>
      <w:r w:rsidR="00D12397">
        <w:t xml:space="preserve"> the types of fish </w:t>
      </w:r>
      <w:r w:rsidR="00D338C9">
        <w:t xml:space="preserve">eaten </w:t>
      </w:r>
      <w:r>
        <w:t>across the largest consuming countries from 1975 to 2015</w:t>
      </w:r>
      <w:r w:rsidR="004E6B7A">
        <w:t xml:space="preserve">. </w:t>
      </w:r>
      <w:r w:rsidR="006502F8">
        <w:t>This set of countries</w:t>
      </w:r>
      <w:r w:rsidR="00D338C9">
        <w:t xml:space="preserve"> is confined to regions accounting for 5% or more of global consumption and</w:t>
      </w:r>
      <w:r w:rsidR="006502F8">
        <w:t xml:space="preserve"> </w:t>
      </w:r>
      <w:ins w:id="35" w:author="Beatrice Crona" w:date="2021-05-19T17:49:00Z">
        <w:r w:rsidR="00257A30">
          <w:t xml:space="preserve">for each region, </w:t>
        </w:r>
      </w:ins>
      <w:r w:rsidR="006502F8">
        <w:t xml:space="preserve">includes </w:t>
      </w:r>
      <w:del w:id="36" w:author="Beatrice Crona" w:date="2021-05-19T17:49:00Z">
        <w:r w:rsidR="00D338C9" w:rsidDel="00257A30">
          <w:delText xml:space="preserve">those </w:delText>
        </w:r>
      </w:del>
      <w:ins w:id="37" w:author="Beatrice Crona" w:date="2021-05-19T17:49:00Z">
        <w:r w:rsidR="00257A30">
          <w:t>one</w:t>
        </w:r>
      </w:ins>
      <w:ins w:id="38" w:author="Beatrice Crona" w:date="2021-05-19T17:50:00Z">
        <w:r w:rsidR="00257A30">
          <w:t xml:space="preserve"> country representing</w:t>
        </w:r>
      </w:ins>
      <w:del w:id="39" w:author="Beatrice Crona" w:date="2021-05-19T17:50:00Z">
        <w:r w:rsidR="006502F8" w:rsidDel="00257A30">
          <w:delText>with</w:delText>
        </w:r>
      </w:del>
      <w:r w:rsidR="00025DFC">
        <w:t xml:space="preserve"> high</w:t>
      </w:r>
      <w:r w:rsidR="006502F8">
        <w:t xml:space="preserve"> </w:t>
      </w:r>
      <w:r w:rsidR="00E67021">
        <w:t>per capita consumption</w:t>
      </w:r>
      <w:r w:rsidR="00DB1083">
        <w:t xml:space="preserve">-- </w:t>
      </w:r>
      <w:r w:rsidR="00025DFC">
        <w:t xml:space="preserve">up to 30 kg/year, </w:t>
      </w:r>
      <w:r w:rsidR="00E67021">
        <w:t xml:space="preserve">twice the global average -- </w:t>
      </w:r>
      <w:r w:rsidR="006502F8">
        <w:t xml:space="preserve">and </w:t>
      </w:r>
      <w:del w:id="40" w:author="Beatrice Crona" w:date="2021-05-19T17:50:00Z">
        <w:r w:rsidR="006502F8" w:rsidDel="00257A30">
          <w:delText xml:space="preserve">those </w:delText>
        </w:r>
      </w:del>
      <w:ins w:id="41" w:author="Beatrice Crona" w:date="2021-05-19T17:50:00Z">
        <w:r w:rsidR="00257A30">
          <w:t xml:space="preserve">one </w:t>
        </w:r>
      </w:ins>
      <w:del w:id="42" w:author="Beatrice Crona" w:date="2021-05-19T17:50:00Z">
        <w:r w:rsidR="006502F8" w:rsidDel="00257A30">
          <w:delText xml:space="preserve">with </w:delText>
        </w:r>
      </w:del>
      <w:ins w:id="43" w:author="Beatrice Crona" w:date="2021-05-19T17:50:00Z">
        <w:r w:rsidR="00257A30">
          <w:t xml:space="preserve">representing </w:t>
        </w:r>
      </w:ins>
      <w:r w:rsidR="006502F8">
        <w:t xml:space="preserve">relatively low per capita consumption but large populations. </w:t>
      </w:r>
      <w:r w:rsidR="00370469">
        <w:t xml:space="preserve">A cursory look at the </w:t>
      </w:r>
      <w:r w:rsidR="00370469">
        <w:lastRenderedPageBreak/>
        <w:t xml:space="preserve">types of fish consumed in each region demonstrates that </w:t>
      </w:r>
      <w:r w:rsidR="00154237">
        <w:t xml:space="preserve">China </w:t>
      </w:r>
      <w:r w:rsidR="00370469">
        <w:t xml:space="preserve">is the dominant consumer of freshwater fish, while </w:t>
      </w:r>
      <w:r w:rsidR="00154237">
        <w:t xml:space="preserve">Ghana and Peru </w:t>
      </w:r>
      <w:r w:rsidR="00370469">
        <w:t>are large consumers of pelagic fish (especially small forage fish</w:t>
      </w:r>
      <w:commentRangeStart w:id="44"/>
      <w:r w:rsidR="00370469">
        <w:t>). Fish consumption in Europe</w:t>
      </w:r>
      <w:commentRangeEnd w:id="44"/>
      <w:r w:rsidR="00257A30">
        <w:rPr>
          <w:rStyle w:val="CommentReference"/>
          <w:rFonts w:asciiTheme="minorHAnsi" w:eastAsiaTheme="minorEastAsia" w:hAnsiTheme="minorHAnsi" w:cstheme="minorBidi"/>
          <w:kern w:val="2"/>
          <w:lang w:eastAsia="zh-CN"/>
        </w:rPr>
        <w:commentReference w:id="44"/>
      </w:r>
      <w:r w:rsidR="00370469">
        <w:t xml:space="preserve"> and North America is highly varied, </w:t>
      </w:r>
      <w:r w:rsidR="00DB1083">
        <w:t xml:space="preserve">with relatively large </w:t>
      </w:r>
      <w:r w:rsidR="00370469">
        <w:t>consumption of high market-valued demersal fish</w:t>
      </w:r>
      <w:r w:rsidR="00DB1083">
        <w:t>,</w:t>
      </w:r>
      <w:r w:rsidR="00370469">
        <w:t xml:space="preserve"> crustaceans</w:t>
      </w:r>
      <w:r w:rsidR="00DB1083">
        <w:t xml:space="preserve">, and </w:t>
      </w:r>
      <w:proofErr w:type="spellStart"/>
      <w:r w:rsidR="00DB1083">
        <w:t>pelagics</w:t>
      </w:r>
      <w:proofErr w:type="spellEnd"/>
      <w:r w:rsidR="00DB1083">
        <w:t xml:space="preserve"> including tuna</w:t>
      </w:r>
      <w:r w:rsidR="00370469">
        <w:t>. Per capita consumption of bivalves is greatest in Europe and in China.</w:t>
      </w:r>
      <w:r w:rsidR="00142D48">
        <w:t xml:space="preserve"> </w:t>
      </w:r>
    </w:p>
    <w:p w14:paraId="519E3F1E" w14:textId="25B0E60B" w:rsidR="003F6332" w:rsidRDefault="00E67021">
      <w:r>
        <w:rPr>
          <w:noProof/>
        </w:rPr>
        <w:drawing>
          <wp:inline distT="0" distB="0" distL="0" distR="0" wp14:anchorId="0E760B24" wp14:editId="1AB008BC">
            <wp:extent cx="5943414" cy="284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a:extLst>
                        <a:ext uri="{28A0092B-C50C-407E-A947-70E740481C1C}">
                          <a14:useLocalDpi xmlns:a14="http://schemas.microsoft.com/office/drawing/2010/main" val="0"/>
                        </a:ext>
                      </a:extLst>
                    </a:blip>
                    <a:srcRect t="19104" b="18955"/>
                    <a:stretch/>
                  </pic:blipFill>
                  <pic:spPr bwMode="auto">
                    <a:xfrm>
                      <a:off x="0" y="0"/>
                      <a:ext cx="5943600" cy="2844889"/>
                    </a:xfrm>
                    <a:prstGeom prst="rect">
                      <a:avLst/>
                    </a:prstGeom>
                    <a:ln>
                      <a:noFill/>
                    </a:ln>
                    <a:extLst>
                      <a:ext uri="{53640926-AAD7-44D8-BBD7-CCE9431645EC}">
                        <a14:shadowObscured xmlns:a14="http://schemas.microsoft.com/office/drawing/2010/main"/>
                      </a:ext>
                    </a:extLst>
                  </pic:spPr>
                </pic:pic>
              </a:graphicData>
            </a:graphic>
          </wp:inline>
        </w:drawing>
      </w:r>
    </w:p>
    <w:p w14:paraId="59145FD3" w14:textId="77777777" w:rsidR="005602EA" w:rsidRDefault="005602EA"/>
    <w:p w14:paraId="083B1EA9" w14:textId="5555D0A0" w:rsidR="00707C78" w:rsidRPr="00C02C18" w:rsidRDefault="004E6B7A" w:rsidP="00707C78">
      <w:pPr>
        <w:rPr>
          <w:sz w:val="20"/>
          <w:szCs w:val="20"/>
        </w:rPr>
      </w:pPr>
      <w:r w:rsidRPr="004E6B7A">
        <w:rPr>
          <w:sz w:val="20"/>
          <w:szCs w:val="20"/>
        </w:rPr>
        <w:t xml:space="preserve">Fig. </w:t>
      </w:r>
      <w:r w:rsidR="00707C78">
        <w:rPr>
          <w:sz w:val="20"/>
          <w:szCs w:val="20"/>
        </w:rPr>
        <w:t>4</w:t>
      </w:r>
      <w:r w:rsidRPr="004E6B7A">
        <w:rPr>
          <w:sz w:val="20"/>
          <w:szCs w:val="20"/>
        </w:rPr>
        <w:t xml:space="preserve">: </w:t>
      </w:r>
      <w:r w:rsidRPr="004E6B7A">
        <w:rPr>
          <w:sz w:val="20"/>
          <w:szCs w:val="20"/>
          <w:lang w:val="en-CA"/>
        </w:rPr>
        <w:t xml:space="preserve">Per capita fish consumption by region for selected species groups (kg/cap/year, edible weight) from 1975-2015. </w:t>
      </w:r>
      <w:r w:rsidRPr="004E6B7A">
        <w:rPr>
          <w:b/>
          <w:bCs/>
          <w:sz w:val="20"/>
          <w:szCs w:val="20"/>
          <w:lang w:val="en-CA"/>
        </w:rPr>
        <w:t xml:space="preserve">Asia </w:t>
      </w:r>
      <w:r w:rsidRPr="004E6B7A">
        <w:rPr>
          <w:sz w:val="20"/>
          <w:szCs w:val="20"/>
          <w:lang w:val="en-CA"/>
        </w:rPr>
        <w:t>(China and India)</w:t>
      </w:r>
      <w:r w:rsidRPr="004E6B7A">
        <w:rPr>
          <w:b/>
          <w:bCs/>
          <w:sz w:val="20"/>
          <w:szCs w:val="20"/>
          <w:lang w:val="en-CA"/>
        </w:rPr>
        <w:t xml:space="preserve">: </w:t>
      </w:r>
      <w:r w:rsidRPr="004E6B7A">
        <w:rPr>
          <w:sz w:val="20"/>
          <w:szCs w:val="20"/>
          <w:lang w:val="en-CA"/>
        </w:rPr>
        <w:t>Widespread consumption of freshwater fish, but China is also</w:t>
      </w:r>
      <w:r w:rsidR="00EA61FF">
        <w:rPr>
          <w:sz w:val="20"/>
          <w:szCs w:val="20"/>
          <w:lang w:val="en-CA"/>
        </w:rPr>
        <w:t xml:space="preserve"> a</w:t>
      </w:r>
      <w:r w:rsidRPr="004E6B7A">
        <w:rPr>
          <w:sz w:val="20"/>
          <w:szCs w:val="20"/>
          <w:lang w:val="en-CA"/>
        </w:rPr>
        <w:t xml:space="preserve"> large global consumer of bivalves. </w:t>
      </w:r>
      <w:r w:rsidRPr="004E6B7A">
        <w:rPr>
          <w:b/>
          <w:bCs/>
          <w:sz w:val="20"/>
          <w:szCs w:val="20"/>
          <w:lang w:val="en-CA"/>
        </w:rPr>
        <w:t>Africa</w:t>
      </w:r>
      <w:r w:rsidRPr="004E6B7A">
        <w:rPr>
          <w:sz w:val="20"/>
          <w:szCs w:val="20"/>
          <w:lang w:val="en-CA"/>
        </w:rPr>
        <w:t xml:space="preserve"> (Ghana and Nigeria):</w:t>
      </w:r>
      <w:r w:rsidR="00EA61FF">
        <w:rPr>
          <w:sz w:val="20"/>
          <w:szCs w:val="20"/>
          <w:lang w:val="en-CA"/>
        </w:rPr>
        <w:t xml:space="preserve"> High consumption of small pelagic fish and freshwater species.</w:t>
      </w:r>
      <w:r w:rsidRPr="004E6B7A">
        <w:rPr>
          <w:sz w:val="20"/>
          <w:szCs w:val="20"/>
          <w:lang w:val="en-CA"/>
        </w:rPr>
        <w:t xml:space="preserve"> </w:t>
      </w:r>
      <w:r w:rsidRPr="004E6B7A">
        <w:rPr>
          <w:b/>
          <w:bCs/>
          <w:sz w:val="20"/>
          <w:szCs w:val="20"/>
          <w:lang w:val="en-CA"/>
        </w:rPr>
        <w:t xml:space="preserve">South America </w:t>
      </w:r>
      <w:r w:rsidRPr="004E6B7A">
        <w:rPr>
          <w:sz w:val="20"/>
          <w:szCs w:val="20"/>
          <w:lang w:val="en-CA"/>
        </w:rPr>
        <w:t>(Peru and Brazil): All categories of fish species consumed,</w:t>
      </w:r>
      <w:r w:rsidR="00EA61FF">
        <w:rPr>
          <w:sz w:val="20"/>
          <w:szCs w:val="20"/>
          <w:lang w:val="en-CA"/>
        </w:rPr>
        <w:t xml:space="preserve"> with high consumption of pelagic fish in Peru.</w:t>
      </w:r>
      <w:r w:rsidRPr="004E6B7A">
        <w:rPr>
          <w:sz w:val="20"/>
          <w:szCs w:val="20"/>
          <w:lang w:val="en-CA"/>
        </w:rPr>
        <w:t xml:space="preserve"> </w:t>
      </w:r>
      <w:r w:rsidRPr="004E6B7A">
        <w:rPr>
          <w:b/>
          <w:bCs/>
          <w:sz w:val="20"/>
          <w:szCs w:val="20"/>
          <w:lang w:val="en-CA"/>
        </w:rPr>
        <w:t>Europe</w:t>
      </w:r>
      <w:r w:rsidRPr="004E6B7A">
        <w:rPr>
          <w:sz w:val="20"/>
          <w:szCs w:val="20"/>
          <w:lang w:val="en-CA"/>
        </w:rPr>
        <w:t xml:space="preserve"> (Spain and France): </w:t>
      </w:r>
      <w:r w:rsidR="00EA61FF">
        <w:rPr>
          <w:sz w:val="20"/>
          <w:szCs w:val="20"/>
          <w:lang w:val="en-CA"/>
        </w:rPr>
        <w:t xml:space="preserve">Wide mix of fish groups consumed, with </w:t>
      </w:r>
      <w:ins w:id="45" w:author="Ling" w:date="2021-05-20T11:12:00Z">
        <w:r w:rsidR="00007A03">
          <w:rPr>
            <w:sz w:val="20"/>
            <w:szCs w:val="20"/>
            <w:lang w:val="en-CA"/>
          </w:rPr>
          <w:t xml:space="preserve">a </w:t>
        </w:r>
      </w:ins>
      <w:r w:rsidR="00EA61FF">
        <w:rPr>
          <w:sz w:val="20"/>
          <w:szCs w:val="20"/>
          <w:lang w:val="en-CA"/>
        </w:rPr>
        <w:t>s</w:t>
      </w:r>
      <w:r w:rsidRPr="004E6B7A">
        <w:rPr>
          <w:sz w:val="20"/>
          <w:szCs w:val="20"/>
          <w:lang w:val="en-CA"/>
        </w:rPr>
        <w:t>trong preference for demersal fish, followed by bivalves</w:t>
      </w:r>
      <w:r w:rsidR="00EA61FF">
        <w:rPr>
          <w:sz w:val="20"/>
          <w:szCs w:val="20"/>
          <w:lang w:val="en-CA"/>
        </w:rPr>
        <w:t xml:space="preserve"> and pelagic fish</w:t>
      </w:r>
      <w:r w:rsidRPr="004E6B7A">
        <w:rPr>
          <w:sz w:val="20"/>
          <w:szCs w:val="20"/>
          <w:lang w:val="en-CA"/>
        </w:rPr>
        <w:t xml:space="preserve">. </w:t>
      </w:r>
      <w:r w:rsidRPr="004E6B7A">
        <w:rPr>
          <w:b/>
          <w:bCs/>
          <w:sz w:val="20"/>
          <w:szCs w:val="20"/>
          <w:lang w:val="en-CA"/>
        </w:rPr>
        <w:t xml:space="preserve">North America </w:t>
      </w:r>
      <w:r w:rsidRPr="004E6B7A">
        <w:rPr>
          <w:sz w:val="20"/>
          <w:szCs w:val="20"/>
          <w:lang w:val="en-CA"/>
        </w:rPr>
        <w:t>(United States and Mexico): All categories of fish species consumed</w:t>
      </w:r>
      <w:r w:rsidR="00A05F6E">
        <w:rPr>
          <w:sz w:val="20"/>
          <w:szCs w:val="20"/>
          <w:lang w:val="en-CA"/>
        </w:rPr>
        <w:t xml:space="preserve"> with high consumption of crustaceans in U.S. relative to most other countries in the regional analysis.</w:t>
      </w:r>
      <w:r w:rsidR="00AF4D6E">
        <w:rPr>
          <w:sz w:val="20"/>
          <w:szCs w:val="20"/>
          <w:lang w:val="en-CA"/>
        </w:rPr>
        <w:t xml:space="preserve"> Each region in the figure accounts for 5% or more of global consumption as indicated in Fig 3 and thus exclude Oceania, which accounts for only 1% of global consumption</w:t>
      </w:r>
      <w:r w:rsidR="00A05F6E">
        <w:rPr>
          <w:sz w:val="20"/>
          <w:szCs w:val="20"/>
          <w:lang w:val="en-CA"/>
        </w:rPr>
        <w:t xml:space="preserve"> </w:t>
      </w:r>
      <w:r w:rsidRPr="004E6B7A">
        <w:rPr>
          <w:sz w:val="20"/>
          <w:szCs w:val="20"/>
          <w:lang w:val="en-CA"/>
        </w:rPr>
        <w:t xml:space="preserve"> Data Source: FAOSTAT</w:t>
      </w:r>
      <w:r w:rsidR="00C064FC">
        <w:rPr>
          <w:sz w:val="20"/>
          <w:szCs w:val="20"/>
          <w:lang w:val="en-CA"/>
        </w:rPr>
        <w:fldChar w:fldCharType="begin"/>
      </w:r>
      <w:r w:rsidR="00C064FC">
        <w:rPr>
          <w:sz w:val="20"/>
          <w:szCs w:val="20"/>
          <w:lang w:val="en-CA"/>
        </w:rPr>
        <w:instrText xml:space="preserve"> ADDIN EN.CITE &lt;EndNote&gt;&lt;Cite&gt;&lt;Author&gt;FAOSTAT&lt;/Author&gt;&lt;Year&gt;2020&lt;/Year&gt;&lt;RecNum&gt;825&lt;/RecNum&gt;&lt;DisplayText&gt;&lt;style face="superscript"&gt;18&lt;/style&gt;&lt;/DisplayText&gt;&lt;record&gt;&lt;rec-number&gt;825&lt;/rec-number&gt;&lt;foreign-keys&gt;&lt;key app="EN" db-id="0zvrtv5w82pv06eereq5rxf6rr00arp2f0zt" timestamp="1610126523"&gt;825&lt;/key&gt;&lt;/foreign-keys&gt;&lt;ref-type name="Dataset"&gt;59&lt;/ref-type&gt;&lt;contributors&gt;&lt;authors&gt;&lt;author&gt;FAOSTAT,&lt;/author&gt;&lt;/authors&gt;&lt;/contributors&gt;&lt;titles&gt;&lt;title&gt;Food and agriculture data&lt;/title&gt;&lt;/titles&gt;&lt;dates&gt;&lt;year&gt;2020&lt;/year&gt;&lt;/dates&gt;&lt;publisher&gt;FAOSTAT&lt;/publisher&gt;&lt;urls&gt;&lt;related-urls&gt;&lt;url&gt;http://www.fao.org/faostat/en/#home&lt;/url&gt;&lt;/related-urls&gt;&lt;/urls&gt;&lt;/record&gt;&lt;/Cite&gt;&lt;/EndNote&gt;</w:instrText>
      </w:r>
      <w:r w:rsidR="00C064FC">
        <w:rPr>
          <w:sz w:val="20"/>
          <w:szCs w:val="20"/>
          <w:lang w:val="en-CA"/>
        </w:rPr>
        <w:fldChar w:fldCharType="separate"/>
      </w:r>
      <w:r w:rsidR="00C064FC" w:rsidRPr="00C064FC">
        <w:rPr>
          <w:noProof/>
          <w:sz w:val="20"/>
          <w:szCs w:val="20"/>
          <w:vertAlign w:val="superscript"/>
          <w:lang w:val="en-CA"/>
        </w:rPr>
        <w:t>18</w:t>
      </w:r>
      <w:r w:rsidR="00C064FC">
        <w:rPr>
          <w:sz w:val="20"/>
          <w:szCs w:val="20"/>
          <w:lang w:val="en-CA"/>
        </w:rPr>
        <w:fldChar w:fldCharType="end"/>
      </w:r>
    </w:p>
    <w:p w14:paraId="7CE2D4AB" w14:textId="0C055D0A" w:rsidR="001D6AA5" w:rsidRPr="00857DA9" w:rsidRDefault="004E6B7A" w:rsidP="00857DA9">
      <w:pPr>
        <w:rPr>
          <w:sz w:val="20"/>
          <w:szCs w:val="20"/>
        </w:rPr>
      </w:pPr>
      <w:r>
        <w:rPr>
          <w:sz w:val="20"/>
          <w:szCs w:val="20"/>
          <w:lang w:val="en-CA"/>
        </w:rPr>
        <w:t>.</w:t>
      </w:r>
    </w:p>
    <w:p w14:paraId="51F5A380" w14:textId="77777777" w:rsidR="00857DA9" w:rsidRDefault="00857DA9" w:rsidP="00342019">
      <w:pPr>
        <w:spacing w:line="480" w:lineRule="auto"/>
        <w:jc w:val="both"/>
      </w:pPr>
    </w:p>
    <w:p w14:paraId="652E1CC8" w14:textId="78D4F7E9" w:rsidR="00342019" w:rsidRDefault="00B336CB" w:rsidP="00342019">
      <w:pPr>
        <w:spacing w:line="480" w:lineRule="auto"/>
        <w:jc w:val="both"/>
      </w:pPr>
      <w:r>
        <w:t xml:space="preserve">Delineating </w:t>
      </w:r>
      <w:r w:rsidR="00342019">
        <w:t>fish by species group</w:t>
      </w:r>
      <w:r>
        <w:t xml:space="preserve"> is</w:t>
      </w:r>
      <w:r w:rsidR="00DB1083">
        <w:t xml:space="preserve"> also</w:t>
      </w:r>
      <w:r>
        <w:t xml:space="preserve"> </w:t>
      </w:r>
      <w:r w:rsidR="00124BB1">
        <w:t xml:space="preserve">critical </w:t>
      </w:r>
      <w:r>
        <w:t>for understanding</w:t>
      </w:r>
      <w:r w:rsidR="00342019">
        <w:t xml:space="preserve"> </w:t>
      </w:r>
      <w:r>
        <w:t xml:space="preserve">trends in </w:t>
      </w:r>
      <w:r w:rsidR="00342019">
        <w:t xml:space="preserve">fish trade, as demand is met by both domestic production and imports. </w:t>
      </w:r>
      <w:r w:rsidR="006A69C7">
        <w:t>The volume of f</w:t>
      </w:r>
      <w:r w:rsidR="00342019">
        <w:t>ish trade for the seven species groups in our 10-country regional dataset reveal</w:t>
      </w:r>
      <w:ins w:id="46" w:author="Ling" w:date="2021-05-20T11:12:00Z">
        <w:r w:rsidR="00007A03">
          <w:t>s</w:t>
        </w:r>
      </w:ins>
      <w:r w:rsidR="00342019">
        <w:t xml:space="preserve"> several interesting patterns (Fig</w:t>
      </w:r>
      <w:r w:rsidR="00805B61">
        <w:t>.</w:t>
      </w:r>
      <w:r w:rsidR="00342019">
        <w:t xml:space="preserve"> </w:t>
      </w:r>
      <w:r w:rsidR="00805B61">
        <w:t>5</w:t>
      </w:r>
      <w:r w:rsidR="00342019">
        <w:t xml:space="preserve">). China is the leading global fish exporter but also ranks as one of </w:t>
      </w:r>
      <w:ins w:id="47" w:author="Ling" w:date="2021-05-20T11:12:00Z">
        <w:r w:rsidR="00007A03">
          <w:t xml:space="preserve">the </w:t>
        </w:r>
      </w:ins>
      <w:r w:rsidR="00342019">
        <w:t>top importers of fish across all species groups, notably pelagic and demersal species.</w:t>
      </w:r>
      <w:r>
        <w:t xml:space="preserve"> </w:t>
      </w:r>
      <w:r w:rsidR="00EA4181">
        <w:t xml:space="preserve">The U.S., </w:t>
      </w:r>
      <w:r w:rsidR="00342019">
        <w:t>France,</w:t>
      </w:r>
      <w:r w:rsidR="00EA4181">
        <w:t xml:space="preserve"> and</w:t>
      </w:r>
      <w:r w:rsidR="00342019">
        <w:t xml:space="preserve"> Spain</w:t>
      </w:r>
      <w:r w:rsidR="00EA4181">
        <w:t xml:space="preserve"> </w:t>
      </w:r>
      <w:r w:rsidR="00342019">
        <w:t xml:space="preserve">are also large importers </w:t>
      </w:r>
      <w:r w:rsidR="00342019">
        <w:lastRenderedPageBreak/>
        <w:t xml:space="preserve">of most </w:t>
      </w:r>
      <w:proofErr w:type="gramStart"/>
      <w:r w:rsidR="00342019">
        <w:t>species</w:t>
      </w:r>
      <w:proofErr w:type="gramEnd"/>
      <w:r w:rsidR="00342019">
        <w:t xml:space="preserve"> groups, with the exception of pelagic and marine fish.</w:t>
      </w:r>
      <w:r>
        <w:t xml:space="preserve"> The U.S.</w:t>
      </w:r>
      <w:r w:rsidR="00342019">
        <w:t>, a large producer of farmed catfish during the past half century, has become the world's leading importer of freshwater fish as well as crustaceans. Although India has the lowest per capita consumption of fish in our regional dataset, it is the second largest exporter of fish overall and the largest net exporter of crustaceans.</w:t>
      </w:r>
      <w:r w:rsidR="00AE77D1">
        <w:t xml:space="preserve"> As fish supplies increase in India, however, consumption per capita is also rising</w:t>
      </w:r>
      <w:r w:rsidR="00733BA8">
        <w:fldChar w:fldCharType="begin"/>
      </w:r>
      <w:r w:rsidR="00E82E9B">
        <w:instrText xml:space="preserve"> ADDIN EN.CITE &lt;EndNote&gt;&lt;Cite&gt;&lt;Author&gt;Kumar&lt;/Author&gt;&lt;Year&gt;2005&lt;/Year&gt;&lt;RecNum&gt;844&lt;/RecNum&gt;&lt;DisplayText&gt;&lt;style face="superscript"&gt;11,42&lt;/style&gt;&lt;/DisplayText&gt;&lt;record&gt;&lt;rec-number&gt;844&lt;/rec-number&gt;&lt;foreign-keys&gt;&lt;key app="EN" db-id="0zvrtv5w82pv06eereq5rxf6rr00arp2f0zt" timestamp="1620697776"&gt;844&lt;/key&gt;&lt;/foreign-keys&gt;&lt;ref-type name="Journal Article"&gt;17&lt;/ref-type&gt;&lt;contributors&gt;&lt;authors&gt;&lt;author&gt;Kumar, Praduman&lt;/author&gt;&lt;author&gt;Dey, Madam M.&lt;/author&gt;&lt;author&gt;Paraguas, Ferdinand J.&lt;/author&gt;&lt;/authors&gt;&lt;/contributors&gt;&lt;titles&gt;&lt;title&gt;Demand for Fish by Species in India: Three-stage Budgeting Framework&lt;/title&gt;&lt;secondary-title&gt;Agricultural Economics Research Review&lt;/secondary-title&gt;&lt;/titles&gt;&lt;periodical&gt;&lt;full-title&gt;Agricultural Economics Research Review&lt;/full-title&gt;&lt;/periodical&gt;&lt;pages&gt;167-186&lt;/pages&gt;&lt;volume&gt;18&lt;/volume&gt;&lt;dates&gt;&lt;year&gt;2005&lt;/year&gt;&lt;/dates&gt;&lt;urls&gt;&lt;/urls&gt;&lt;/record&gt;&lt;/Cite&gt;&lt;Cite&gt;&lt;Author&gt;Belton&lt;/Author&gt;&lt;Year&gt;2018&lt;/Year&gt;&lt;RecNum&gt;580&lt;/RecNum&gt;&lt;record&gt;&lt;rec-number&gt;580&lt;/rec-number&gt;&lt;foreign-keys&gt;&lt;key app="EN" db-id="0zvrtv5w82pv06eereq5rxf6rr00arp2f0zt" timestamp="1605905269"&gt;580&lt;/key&gt;&lt;/foreign-keys&gt;&lt;ref-type name="Journal Article"&gt;17&lt;/ref-type&gt;&lt;contributors&gt;&lt;authors&gt;&lt;author&gt;Belton, Ben&lt;/author&gt;&lt;author&gt;Bush, Simon R.&lt;/author&gt;&lt;author&gt;Little, David C.&lt;/author&gt;&lt;/authors&gt;&lt;/contributors&gt;&lt;titles&gt;&lt;title&gt;Not just for the wealthy: Rethinking farmed fish consumption in the Global South&lt;/title&gt;&lt;secondary-title&gt;Global Food Security&lt;/secondary-title&gt;&lt;/titles&gt;&lt;periodical&gt;&lt;full-title&gt;Global Food Security&lt;/full-title&gt;&lt;/periodical&gt;&lt;pages&gt;85-92&lt;/pages&gt;&lt;volume&gt;16&lt;/volume&gt;&lt;number&gt;October&lt;/number&gt;&lt;keywords&gt;&lt;keyword&gt;Aquaculture&lt;/keyword&gt;&lt;keyword&gt;Diet transformation&lt;/keyword&gt;&lt;keyword&gt;Domestic consumption&lt;/keyword&gt;&lt;keyword&gt;Fish&lt;/keyword&gt;&lt;keyword&gt;Food security&lt;/keyword&gt;&lt;/keywords&gt;&lt;dates&gt;&lt;year&gt;2018&lt;/year&gt;&lt;/dates&gt;&lt;publisher&gt;Elsevier B.V.&lt;/publisher&gt;&lt;urls&gt;&lt;/urls&gt;&lt;electronic-resource-num&gt;10.1016/j.gfs.2017.10.005&lt;/electronic-resource-num&gt;&lt;/record&gt;&lt;/Cite&gt;&lt;/EndNote&gt;</w:instrText>
      </w:r>
      <w:r w:rsidR="00733BA8">
        <w:fldChar w:fldCharType="separate"/>
      </w:r>
      <w:r w:rsidR="00E82E9B" w:rsidRPr="00E82E9B">
        <w:rPr>
          <w:noProof/>
          <w:vertAlign w:val="superscript"/>
        </w:rPr>
        <w:t>11,42</w:t>
      </w:r>
      <w:r w:rsidR="00733BA8">
        <w:fldChar w:fldCharType="end"/>
      </w:r>
      <w:r w:rsidR="00AE77D1">
        <w:t>.</w:t>
      </w:r>
      <w:r w:rsidR="00342019">
        <w:t xml:space="preserve"> </w:t>
      </w:r>
      <w:r w:rsidR="00AE77D1">
        <w:t>D</w:t>
      </w:r>
      <w:r w:rsidR="00342019" w:rsidRPr="00DF018E">
        <w:t xml:space="preserve">emand for higher </w:t>
      </w:r>
      <w:r w:rsidR="00342019">
        <w:t>market-</w:t>
      </w:r>
      <w:r w:rsidR="00342019" w:rsidRPr="00DF018E">
        <w:t>value</w:t>
      </w:r>
      <w:r w:rsidR="00342019">
        <w:t>d</w:t>
      </w:r>
      <w:r w:rsidR="00342019" w:rsidRPr="00DF018E">
        <w:t xml:space="preserve"> marine and freshwater species</w:t>
      </w:r>
      <w:r w:rsidR="00342019">
        <w:t xml:space="preserve">, </w:t>
      </w:r>
      <w:r w:rsidR="00342019" w:rsidRPr="00DF018E">
        <w:t>both farmed and wild</w:t>
      </w:r>
      <w:r w:rsidR="00342019">
        <w:t>, is rising in several Asian countries as production and incomes</w:t>
      </w:r>
      <w:r w:rsidR="00AE77D1">
        <w:t xml:space="preserve"> rise</w:t>
      </w:r>
      <w:r w:rsidR="00342019">
        <w:t xml:space="preserve">, gradually </w:t>
      </w:r>
      <w:r w:rsidR="00342019" w:rsidRPr="00DF018E">
        <w:t>redirecti</w:t>
      </w:r>
      <w:r w:rsidR="00342019">
        <w:t>ng</w:t>
      </w:r>
      <w:r w:rsidR="00342019" w:rsidRPr="00DF018E">
        <w:t xml:space="preserve"> products once produced mainly for export to domestic markets</w:t>
      </w:r>
      <w:r w:rsidR="00342019">
        <w:fldChar w:fldCharType="begin">
          <w:fldData xml:space="preserve">PEVuZE5vdGU+PENpdGU+PEF1dGhvcj5CZWx0b248L0F1dGhvcj48WWVhcj4yMDE4PC9ZZWFyPjxS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=
</w:fldData>
        </w:fldChar>
      </w:r>
      <w:r w:rsidR="00E82E9B">
        <w:instrText xml:space="preserve"> ADDIN EN.CITE </w:instrText>
      </w:r>
      <w:r w:rsidR="00E82E9B">
        <w:fldChar w:fldCharType="begin">
          <w:fldData xml:space="preserve">PEVuZE5vdGU+PENpdGU+PEF1dGhvcj5CZWx0b248L0F1dGhvcj48WWVhcj4yMDE4PC9ZZWFyPjxS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=
</w:fldData>
        </w:fldChar>
      </w:r>
      <w:r w:rsidR="00E82E9B">
        <w:instrText xml:space="preserve"> ADDIN EN.CITE.DATA </w:instrText>
      </w:r>
      <w:r w:rsidR="00E82E9B">
        <w:fldChar w:fldCharType="end"/>
      </w:r>
      <w:r w:rsidR="00342019">
        <w:fldChar w:fldCharType="separate"/>
      </w:r>
      <w:r w:rsidR="00E82E9B" w:rsidRPr="00E82E9B">
        <w:rPr>
          <w:noProof/>
          <w:vertAlign w:val="superscript"/>
        </w:rPr>
        <w:t>11,27,43,44</w:t>
      </w:r>
      <w:r w:rsidR="00342019">
        <w:fldChar w:fldCharType="end"/>
      </w:r>
      <w:r w:rsidR="00733BA8">
        <w:t>.</w:t>
      </w:r>
    </w:p>
    <w:p w14:paraId="766E787C" w14:textId="6F831394" w:rsidR="00A43D89" w:rsidRDefault="00B26DBA" w:rsidP="00B26DBA">
      <w:pPr>
        <w:spacing w:line="480" w:lineRule="auto"/>
        <w:jc w:val="both"/>
        <w:rPr>
          <w:sz w:val="20"/>
          <w:szCs w:val="20"/>
        </w:rPr>
      </w:pPr>
      <w:r>
        <w:tab/>
        <w:t>The dominance of certain countries in international fish trade masks the importance of trade for Africa, where imports of frozen fillets and small pelagic fish have been rising as production from domestic fish capture has either stagnated or been exported</w:t>
      </w:r>
      <w:r>
        <w:fldChar w:fldCharType="begin"/>
      </w:r>
      <w:r>
        <w:instrText xml:space="preserve"> ADDIN EN.CITE &lt;EndNote&gt;&lt;Cite&gt;&lt;Author&gt;Liverpool-Tasie&lt;/Author&gt;&lt;Year&gt;2021&lt;/Year&gt;&lt;RecNum&gt;832&lt;/RecNum&gt;&lt;DisplayText&gt;&lt;style face="superscript"&gt;15&lt;/style&gt;&lt;/DisplayText&gt;&lt;record&gt;&lt;rec-number&gt;832&lt;/rec-number&gt;&lt;foreign-keys&gt;&lt;key app="EN" db-id="0zvrtv5w82pv06eereq5rxf6rr00arp2f0zt" timestamp="1619800424"&gt;832&lt;/key&gt;&lt;/foreign-keys&gt;&lt;ref-type name="Journal Article"&gt;17&lt;/ref-type&gt;&lt;contributors&gt;&lt;authors&gt;&lt;author&gt;Liverpool-Tasie, LSO&lt;/author&gt;&lt;author&gt;Sanou, Awa&lt;/author&gt;&lt;author&gt;Reardon, T.&lt;/author&gt;&lt;author&gt;Belton, B.&lt;/author&gt;&lt;/authors&gt;&lt;/contributors&gt;&lt;titles&gt;&lt;title&gt;Demand for Imported versus Domestic Fish in Nigeria&lt;/title&gt;&lt;secondary-title&gt;Journal of Agricultural Economics&lt;/secondary-title&gt;&lt;/titles&gt;&lt;periodical&gt;&lt;full-title&gt;Journal of Agricultural Economics&lt;/full-title&gt;&lt;/periodical&gt;&lt;dates&gt;&lt;year&gt;2021&lt;/year&gt;&lt;/dates&gt;&lt;urls&gt;&lt;/urls&gt;&lt;/record&gt;&lt;/Cite&gt;&lt;/EndNote&gt;</w:instrText>
      </w:r>
      <w:r>
        <w:fldChar w:fldCharType="separate"/>
      </w:r>
      <w:r w:rsidRPr="00733BA8">
        <w:rPr>
          <w:noProof/>
          <w:vertAlign w:val="superscript"/>
        </w:rPr>
        <w:t>15</w:t>
      </w:r>
      <w:r>
        <w:fldChar w:fldCharType="end"/>
      </w:r>
      <w:r>
        <w:t>. Fish demand has grown faster than supply in Africa, resulting in an increase in the import share from 16% in 1970 to 39% in 2017 -- a major jump given that the import share for food in aggregate was 13% in 2017</w:t>
      </w:r>
      <w:r>
        <w:fldChar w:fldCharType="begin"/>
      </w:r>
      <w:r>
        <w:instrText xml:space="preserve"> ADDIN EN.CITE &lt;EndNote&gt;&lt;Cite&gt;&lt;Author&gt;Liverpool-Tasie&lt;/Author&gt;&lt;Year&gt;2021&lt;/Year&gt;&lt;RecNum&gt;832&lt;/RecNum&gt;&lt;DisplayText&gt;&lt;style face="superscript"&gt;15&lt;/style&gt;&lt;/DisplayText&gt;&lt;record&gt;&lt;rec-number&gt;832&lt;/rec-number&gt;&lt;foreign-keys&gt;&lt;key app="EN" db-id="0zvrtv5w82pv06eereq5rxf6rr00arp2f0zt" timestamp="1619800424"&gt;832&lt;/key&gt;&lt;/foreign-keys&gt;&lt;ref-type name="Journal Article"&gt;17&lt;/ref-type&gt;&lt;contributors&gt;&lt;authors&gt;&lt;author&gt;Liverpool-Tasie, LSO&lt;/author&gt;&lt;author&gt;Sanou, Awa&lt;/author&gt;&lt;author&gt;Reardon, T.&lt;/author&gt;&lt;author&gt;Belton, B.&lt;/author&gt;&lt;/authors&gt;&lt;/contributors&gt;&lt;titles&gt;&lt;title&gt;Demand for Imported versus Domestic Fish in Nigeria&lt;/title&gt;&lt;secondary-title&gt;Journal of Agricultural Economics&lt;/secondary-title&gt;&lt;/titles&gt;&lt;periodical&gt;&lt;full-title&gt;Journal of Agricultural Economics&lt;/full-title&gt;&lt;/periodical&gt;&lt;dates&gt;&lt;year&gt;2021&lt;/year&gt;&lt;/dates&gt;&lt;urls&gt;&lt;/urls&gt;&lt;/record&gt;&lt;/Cite&gt;&lt;/EndNote&gt;</w:instrText>
      </w:r>
      <w:r>
        <w:fldChar w:fldCharType="separate"/>
      </w:r>
      <w:r w:rsidRPr="00733BA8">
        <w:rPr>
          <w:noProof/>
          <w:vertAlign w:val="superscript"/>
        </w:rPr>
        <w:t>15</w:t>
      </w:r>
      <w:r>
        <w:fldChar w:fldCharType="end"/>
      </w:r>
      <w:r>
        <w:t>.  In Nigeria, fish have traditionally been among the cheapest animal source</w:t>
      </w:r>
      <w:del w:id="48" w:author="Michelle Tigchelaar" w:date="2021-05-19T10:11:00Z">
        <w:r w:rsidDel="00F07A51">
          <w:delText>d</w:delText>
        </w:r>
      </w:del>
      <w:r>
        <w:t xml:space="preserve"> foods, but limited domestic supplies and rising imports of frozen fillets have caused real fish prices to rise significantly during the past decade</w:t>
      </w:r>
      <w:r>
        <w:fldChar w:fldCharType="begin"/>
      </w:r>
      <w:r>
        <w:instrText xml:space="preserve"> ADDIN EN.CITE &lt;EndNote&gt;&lt;Cite&gt;&lt;Author&gt;Liverpool-Tasie&lt;/Author&gt;&lt;Year&gt;2021&lt;/Year&gt;&lt;RecNum&gt;832&lt;/RecNum&gt;&lt;DisplayText&gt;&lt;style face="superscript"&gt;15&lt;/style&gt;&lt;/DisplayText&gt;&lt;record&gt;&lt;rec-number&gt;832&lt;/rec-number&gt;&lt;foreign-keys&gt;&lt;key app="EN" db-id="0zvrtv5w82pv06eereq5rxf6rr00arp2f0zt" timestamp="1619800424"&gt;832&lt;/key&gt;&lt;/foreign-keys&gt;&lt;ref-type name="Journal Article"&gt;17&lt;/ref-type&gt;&lt;contributors&gt;&lt;authors&gt;&lt;author&gt;Liverpool-Tasie, LSO&lt;/author&gt;&lt;author&gt;Sanou, Awa&lt;/author&gt;&lt;author&gt;Reardon, T.&lt;/author&gt;&lt;author&gt;Belton, B.&lt;/author&gt;&lt;/authors&gt;&lt;/contributors&gt;&lt;titles&gt;&lt;title&gt;Demand for Imported versus Domestic Fish in Nigeria&lt;/title&gt;&lt;secondary-title&gt;Journal of Agricultural Economics&lt;/secondary-title&gt;&lt;/titles&gt;&lt;periodical&gt;&lt;full-title&gt;Journal of Agricultural Economics&lt;/full-title&gt;&lt;/periodical&gt;&lt;dates&gt;&lt;year&gt;2021&lt;/year&gt;&lt;/dates&gt;&lt;urls&gt;&lt;/urls&gt;&lt;/record&gt;&lt;/Cite&gt;&lt;/EndNote&gt;</w:instrText>
      </w:r>
      <w:r>
        <w:fldChar w:fldCharType="separate"/>
      </w:r>
      <w:r w:rsidRPr="00EA4E56">
        <w:rPr>
          <w:noProof/>
          <w:vertAlign w:val="superscript"/>
        </w:rPr>
        <w:t>15</w:t>
      </w:r>
      <w:r>
        <w:fldChar w:fldCharType="end"/>
      </w:r>
      <w:r>
        <w:t>.</w:t>
      </w:r>
    </w:p>
    <w:p w14:paraId="36E83A1B" w14:textId="77777777" w:rsidR="00A43D89" w:rsidRDefault="00A43D89" w:rsidP="00A43D89">
      <w:pPr>
        <w:jc w:val="both"/>
        <w:rPr>
          <w:sz w:val="20"/>
          <w:szCs w:val="20"/>
        </w:rPr>
      </w:pPr>
    </w:p>
    <w:p w14:paraId="4493EFE5" w14:textId="062B2C9D" w:rsidR="00A43D89" w:rsidRDefault="00A43D89" w:rsidP="00A43D89">
      <w:pPr>
        <w:jc w:val="both"/>
        <w:rPr>
          <w:sz w:val="20"/>
          <w:szCs w:val="20"/>
        </w:rPr>
      </w:pPr>
      <w:r>
        <w:rPr>
          <w:noProof/>
          <w:sz w:val="20"/>
          <w:szCs w:val="20"/>
        </w:rPr>
        <w:lastRenderedPageBreak/>
        <w:drawing>
          <wp:inline distT="0" distB="0" distL="0" distR="0" wp14:anchorId="52E1F409" wp14:editId="4F86EC7C">
            <wp:extent cx="4444740" cy="505396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a:extLst>
                        <a:ext uri="{28A0092B-C50C-407E-A947-70E740481C1C}">
                          <a14:useLocalDpi xmlns:a14="http://schemas.microsoft.com/office/drawing/2010/main" val="0"/>
                        </a:ext>
                      </a:extLst>
                    </a:blip>
                    <a:srcRect l="11968" t="12769" r="13238" b="21515"/>
                    <a:stretch/>
                  </pic:blipFill>
                  <pic:spPr bwMode="auto">
                    <a:xfrm>
                      <a:off x="0" y="0"/>
                      <a:ext cx="4445439" cy="5054760"/>
                    </a:xfrm>
                    <a:prstGeom prst="rect">
                      <a:avLst/>
                    </a:prstGeom>
                    <a:ln>
                      <a:noFill/>
                    </a:ln>
                    <a:extLst>
                      <a:ext uri="{53640926-AAD7-44D8-BBD7-CCE9431645EC}">
                        <a14:shadowObscured xmlns:a14="http://schemas.microsoft.com/office/drawing/2010/main"/>
                      </a:ext>
                    </a:extLst>
                  </pic:spPr>
                </pic:pic>
              </a:graphicData>
            </a:graphic>
          </wp:inline>
        </w:drawing>
      </w:r>
    </w:p>
    <w:p w14:paraId="0287EF96" w14:textId="3820928B" w:rsidR="006130CB" w:rsidRPr="00A43D89" w:rsidRDefault="00A43D89" w:rsidP="00A43D89">
      <w:pPr>
        <w:jc w:val="both"/>
        <w:rPr>
          <w:sz w:val="20"/>
          <w:szCs w:val="20"/>
        </w:rPr>
      </w:pPr>
      <w:r w:rsidRPr="00A43D89">
        <w:rPr>
          <w:sz w:val="20"/>
          <w:szCs w:val="20"/>
        </w:rPr>
        <w:t xml:space="preserve">Fig. </w:t>
      </w:r>
      <w:r w:rsidR="00304F21">
        <w:rPr>
          <w:sz w:val="20"/>
          <w:szCs w:val="20"/>
        </w:rPr>
        <w:t>5</w:t>
      </w:r>
      <w:r w:rsidRPr="00A43D89">
        <w:rPr>
          <w:sz w:val="20"/>
          <w:szCs w:val="20"/>
        </w:rPr>
        <w:t xml:space="preserve">: International trade in 2016 of all fish and seven species groups (in 1000 </w:t>
      </w:r>
      <w:proofErr w:type="spellStart"/>
      <w:r w:rsidRPr="00A43D89">
        <w:rPr>
          <w:sz w:val="20"/>
          <w:szCs w:val="20"/>
        </w:rPr>
        <w:t>tonnes</w:t>
      </w:r>
      <w:proofErr w:type="spellEnd"/>
      <w:r w:rsidRPr="00A43D89">
        <w:rPr>
          <w:sz w:val="20"/>
          <w:szCs w:val="20"/>
        </w:rPr>
        <w:t>, live weight) for 10 countries in our regional comparison set. Note that the data displayed cover only fish supply for human consumption. For all fish trade destined for human consumption, China is by far the leading exporting country, followed by India and Peru, while the USA, France, and Spain are principal importers of all fish species. Data Source FAOSTAT</w:t>
      </w:r>
    </w:p>
    <w:p w14:paraId="48BA024C" w14:textId="2DE21A2D" w:rsidR="006130CB" w:rsidRPr="004B5B62" w:rsidRDefault="006130CB" w:rsidP="006130CB">
      <w:r w:rsidRPr="004B5B62">
        <w:rPr>
          <w:vertAlign w:val="superscript"/>
          <w:lang w:val="en-CA"/>
        </w:rPr>
        <w:t xml:space="preserve">. </w:t>
      </w:r>
    </w:p>
    <w:p w14:paraId="68D1A1A9" w14:textId="06EBE118" w:rsidR="00AD2AD1" w:rsidRDefault="00AD2AD1" w:rsidP="0035345B">
      <w:pPr>
        <w:spacing w:line="480" w:lineRule="auto"/>
        <w:jc w:val="both"/>
      </w:pPr>
    </w:p>
    <w:p w14:paraId="710F8EFC" w14:textId="548B4128" w:rsidR="009D55B4" w:rsidRPr="0040238E" w:rsidRDefault="009D55B4" w:rsidP="0035345B">
      <w:pPr>
        <w:spacing w:line="480" w:lineRule="auto"/>
        <w:jc w:val="both"/>
      </w:pPr>
      <w:r>
        <w:tab/>
        <w:t>Real prices of blue foods</w:t>
      </w:r>
      <w:r w:rsidRPr="00E726C9">
        <w:t xml:space="preserve">, particularly relative </w:t>
      </w:r>
      <w:r>
        <w:t xml:space="preserve">to terrestrial animal products </w:t>
      </w:r>
      <w:r w:rsidRPr="00E726C9">
        <w:t>that substitute in</w:t>
      </w:r>
      <w:r>
        <w:t xml:space="preserve"> demand</w:t>
      </w:r>
      <w:r w:rsidRPr="00E726C9">
        <w:t>, are important determinants of</w:t>
      </w:r>
      <w:r w:rsidR="008D2C60">
        <w:t xml:space="preserve"> consumption</w:t>
      </w:r>
      <w:r w:rsidRPr="00E726C9">
        <w:t>, with low-income households</w:t>
      </w:r>
      <w:r>
        <w:t xml:space="preserve"> being more responsive to price than wealthy households</w:t>
      </w:r>
      <w:r>
        <w:fldChar w:fldCharType="begin">
          <w:fldData xml:space="preserve">PEVuZE5vdGU+PENpdGU+PEF1dGhvcj5EZXk8L0F1dGhvcj48WWVhcj4yMDA4PC9ZZWFyPjxSZWNO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=
</w:fldData>
        </w:fldChar>
      </w:r>
      <w:r w:rsidR="00E82E9B">
        <w:instrText xml:space="preserve"> ADDIN EN.CITE </w:instrText>
      </w:r>
      <w:r w:rsidR="00E82E9B">
        <w:fldChar w:fldCharType="begin">
          <w:fldData xml:space="preserve">PEVuZE5vdGU+PENpdGU+PEF1dGhvcj5EZXk8L0F1dGhvcj48WWVhcj4yMDA4PC9ZZWFyPjxSZWNO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=
</w:fldData>
        </w:fldChar>
      </w:r>
      <w:r w:rsidR="00E82E9B">
        <w:instrText xml:space="preserve"> ADDIN EN.CITE.DATA </w:instrText>
      </w:r>
      <w:r w:rsidR="00E82E9B">
        <w:fldChar w:fldCharType="end"/>
      </w:r>
      <w:r>
        <w:fldChar w:fldCharType="separate"/>
      </w:r>
      <w:r w:rsidR="00E82E9B" w:rsidRPr="00E82E9B">
        <w:rPr>
          <w:noProof/>
          <w:vertAlign w:val="superscript"/>
        </w:rPr>
        <w:t>1,3,5,8</w:t>
      </w:r>
      <w:r>
        <w:fldChar w:fldCharType="end"/>
      </w:r>
      <w:r w:rsidRPr="00E726C9">
        <w:t>.</w:t>
      </w:r>
      <w:r>
        <w:t xml:space="preserve"> Global price indices for fish are limited and do not capture the diverse range of species consumed across geographies and countries at different stages of economic development </w:t>
      </w:r>
      <w:r w:rsidRPr="00FF54D9">
        <w:t>(SI.3).</w:t>
      </w:r>
      <w:r>
        <w:t xml:space="preserve"> Prices have been recorded, however, for a wide variety of standardized fish and meat products through the World Bank International Comparison Pro</w:t>
      </w:r>
      <w:r w:rsidR="00A528D5">
        <w:t>gram</w:t>
      </w:r>
      <w:r>
        <w:t xml:space="preserve"> </w:t>
      </w:r>
      <w:r>
        <w:lastRenderedPageBreak/>
        <w:t>(ICP)</w:t>
      </w:r>
      <w:r w:rsidR="0064342C">
        <w:t xml:space="preserve"> in 2011 and 2017</w:t>
      </w:r>
      <w:r w:rsidR="00EA4E56">
        <w:fldChar w:fldCharType="begin"/>
      </w:r>
      <w:r w:rsidR="00E82E9B">
        <w:instrText xml:space="preserve"> ADDIN EN.CITE &lt;EndNote&gt;&lt;Cite&gt;&lt;Author&gt;World Bank&lt;/Author&gt;&lt;RecNum&gt;845&lt;/RecNum&gt;&lt;DisplayText&gt;&lt;style face="superscript"&gt;45&lt;/style&gt;&lt;/DisplayText&gt;&lt;record&gt;&lt;rec-number&gt;845&lt;/rec-number&gt;&lt;foreign-keys&gt;&lt;key app="EN" db-id="0zvrtv5w82pv06eereq5rxf6rr00arp2f0zt" timestamp="1621019936"&gt;845&lt;/key&gt;&lt;/foreign-keys&gt;&lt;ref-type name="Dataset"&gt;59&lt;/ref-type&gt;&lt;contributors&gt;&lt;authors&gt;&lt;author&gt;World Bank,&lt;/author&gt;&lt;/authors&gt;&lt;/contributors&gt;&lt;titles&gt;&lt;title&gt;Purchasing Power Parities and the Size of World Economies: Results from the 2017 International Comparison Program. Washington, DC: World Bank (2020). Doi: 10.1596/978-1-4648-1530-0. License: Creative Commons Attribution CC BY 3.0 IGO &lt;/title&gt;&lt;/titles&gt;&lt;dates&gt;&lt;/dates&gt;&lt;urls&gt;&lt;related-urls&gt;&lt;url&gt;https://www.worldbank.org/en/programs/icp&lt;/url&gt;&lt;/related-urls&gt;&lt;/urls&gt;&lt;/record&gt;&lt;/Cite&gt;&lt;/EndNote&gt;</w:instrText>
      </w:r>
      <w:r w:rsidR="00EA4E56">
        <w:fldChar w:fldCharType="separate"/>
      </w:r>
      <w:r w:rsidR="00E82E9B" w:rsidRPr="00E82E9B">
        <w:rPr>
          <w:noProof/>
          <w:vertAlign w:val="superscript"/>
        </w:rPr>
        <w:t>45</w:t>
      </w:r>
      <w:r w:rsidR="00EA4E56">
        <w:fldChar w:fldCharType="end"/>
      </w:r>
      <w:r>
        <w:t>.</w:t>
      </w:r>
      <w:r w:rsidR="0064342C">
        <w:t xml:space="preserve"> During this period, the price of fish rose in all</w:t>
      </w:r>
      <w:r w:rsidR="0064342C" w:rsidRPr="009D55B4">
        <w:t xml:space="preserve"> 10 countries in our regional anal</w:t>
      </w:r>
      <w:r w:rsidR="0064342C">
        <w:t>ysis, while meat prices were more stable</w:t>
      </w:r>
      <w:r w:rsidR="009F1BB1">
        <w:t xml:space="preserve"> overall, particularly relative to fish</w:t>
      </w:r>
      <w:r w:rsidR="00A528D5">
        <w:t xml:space="preserve"> </w:t>
      </w:r>
      <w:r w:rsidR="0064342C">
        <w:t>(</w:t>
      </w:r>
      <w:r w:rsidR="0064342C" w:rsidRPr="004E15C1">
        <w:t>SI.4</w:t>
      </w:r>
      <w:r w:rsidR="0064342C">
        <w:t xml:space="preserve">). Using ICP data to calculate the relative caloric price of seafood to staple grains, </w:t>
      </w:r>
      <w:r w:rsidR="0064342C" w:rsidRPr="0064342C">
        <w:t>Headey and Alderman</w:t>
      </w:r>
      <w:r w:rsidR="0064342C" w:rsidRPr="0064342C">
        <w:fldChar w:fldCharType="begin"/>
      </w:r>
      <w:r w:rsidR="00E82E9B">
        <w:instrText xml:space="preserve"> ADDIN EN.CITE &lt;EndNote&gt;&lt;Cite&gt;&lt;Author&gt;Headey&lt;/Author&gt;&lt;Year&gt;2019&lt;/Year&gt;&lt;RecNum&gt;792&lt;/RecNum&gt;&lt;DisplayText&gt;&lt;style face="superscript"&gt;40&lt;/style&gt;&lt;/DisplayText&gt;&lt;record&gt;&lt;rec-number&gt;792&lt;/rec-number&gt;&lt;foreign-keys&gt;&lt;key app="EN" db-id="0zvrtv5w82pv06eereq5rxf6rr00arp2f0zt" timestamp="1610068579"&gt;792&lt;/key&gt;&lt;/foreign-keys&gt;&lt;ref-type name="Journal Article"&gt;17&lt;/ref-type&gt;&lt;contributors&gt;&lt;authors&gt;&lt;author&gt;Headey, D.D.&lt;/author&gt;&lt;author&gt;Alderman, H.H.&lt;/author&gt;&lt;/authors&gt;&lt;/contributors&gt;&lt;titles&gt;&lt;title&gt;The relative caloric prices of healthy and unhealthy foods differ systematically across income levels and continents&lt;/title&gt;&lt;secondary-title&gt;The Journal of Nutrition&lt;/secondary-title&gt;&lt;/titles&gt;&lt;periodical&gt;&lt;full-title&gt;The Journal of Nutrition&lt;/full-title&gt;&lt;/periodical&gt;&lt;pages&gt;2020-2033&lt;/pages&gt;&lt;volume&gt;149(11)&lt;/volume&gt;&lt;dates&gt;&lt;year&gt;2019&lt;/year&gt;&lt;/dates&gt;&lt;urls&gt;&lt;/urls&gt;&lt;/record&gt;&lt;/Cite&gt;&lt;/EndNote&gt;</w:instrText>
      </w:r>
      <w:r w:rsidR="0064342C" w:rsidRPr="0064342C">
        <w:fldChar w:fldCharType="separate"/>
      </w:r>
      <w:r w:rsidR="00E82E9B" w:rsidRPr="00E82E9B">
        <w:rPr>
          <w:noProof/>
          <w:vertAlign w:val="superscript"/>
        </w:rPr>
        <w:t>40</w:t>
      </w:r>
      <w:r w:rsidR="0064342C" w:rsidRPr="0064342C">
        <w:fldChar w:fldCharType="end"/>
      </w:r>
      <w:r w:rsidR="0064342C" w:rsidRPr="0064342C">
        <w:t xml:space="preserve"> </w:t>
      </w:r>
      <w:r w:rsidR="0064342C">
        <w:t>found that fish are comparatively expensive in low-</w:t>
      </w:r>
      <w:del w:id="49" w:author="Michelle Tigchelaar" w:date="2021-05-19T10:26:00Z">
        <w:r w:rsidR="0064342C" w:rsidDel="0011474C">
          <w:delText xml:space="preserve"> </w:delText>
        </w:r>
      </w:del>
      <w:r w:rsidR="0064342C">
        <w:t>income countries and cheap in high</w:t>
      </w:r>
      <w:ins w:id="50" w:author="Michelle Tigchelaar" w:date="2021-05-19T10:26:00Z">
        <w:r w:rsidR="0011474C">
          <w:t>-</w:t>
        </w:r>
      </w:ins>
      <w:del w:id="51" w:author="Michelle Tigchelaar" w:date="2021-05-19T10:26:00Z">
        <w:r w:rsidR="0064342C" w:rsidDel="0011474C">
          <w:delText xml:space="preserve"> </w:delText>
        </w:r>
      </w:del>
      <w:r w:rsidR="0064342C">
        <w:t>income countries. In Asian countries where availability is high, fish are a relatively affordable source of animal source</w:t>
      </w:r>
      <w:del w:id="52" w:author="Michelle Tigchelaar" w:date="2021-05-19T10:11:00Z">
        <w:r w:rsidR="0064342C" w:rsidDel="00F07A51">
          <w:delText>d</w:delText>
        </w:r>
      </w:del>
      <w:r w:rsidR="0064342C">
        <w:t xml:space="preserve"> foods</w:t>
      </w:r>
      <w:r w:rsidR="00656B47">
        <w:fldChar w:fldCharType="begin"/>
      </w:r>
      <w:r w:rsidR="00E82E9B">
        <w:instrText xml:space="preserve"> ADDIN EN.CITE &lt;EndNote&gt;&lt;Cite&gt;&lt;Author&gt;Headey&lt;/Author&gt;&lt;Year&gt;2019&lt;/Year&gt;&lt;RecNum&gt;792&lt;/RecNum&gt;&lt;DisplayText&gt;&lt;style face="superscript"&gt;40&lt;/style&gt;&lt;/DisplayText&gt;&lt;record&gt;&lt;rec-number&gt;792&lt;/rec-number&gt;&lt;foreign-keys&gt;&lt;key app="EN" db-id="0zvrtv5w82pv06eereq5rxf6rr00arp2f0zt" timestamp="1610068579"&gt;792&lt;/key&gt;&lt;/foreign-keys&gt;&lt;ref-type name="Journal Article"&gt;17&lt;/ref-type&gt;&lt;contributors&gt;&lt;authors&gt;&lt;author&gt;Headey, D.D.&lt;/author&gt;&lt;author&gt;Alderman, H.H.&lt;/author&gt;&lt;/authors&gt;&lt;/contributors&gt;&lt;titles&gt;&lt;title&gt;The relative caloric prices of healthy and unhealthy foods differ systematically across income levels and continents&lt;/title&gt;&lt;secondary-title&gt;The Journal of Nutrition&lt;/secondary-title&gt;&lt;/titles&gt;&lt;periodical&gt;&lt;full-title&gt;The Journal of Nutrition&lt;/full-title&gt;&lt;/periodical&gt;&lt;pages&gt;2020-2033&lt;/pages&gt;&lt;volume&gt;149(11)&lt;/volume&gt;&lt;dates&gt;&lt;year&gt;2019&lt;/year&gt;&lt;/dates&gt;&lt;urls&gt;&lt;/urls&gt;&lt;/record&gt;&lt;/Cite&gt;&lt;/EndNote&gt;</w:instrText>
      </w:r>
      <w:r w:rsidR="00656B47">
        <w:fldChar w:fldCharType="separate"/>
      </w:r>
      <w:r w:rsidR="00E82E9B" w:rsidRPr="00E82E9B">
        <w:rPr>
          <w:noProof/>
          <w:vertAlign w:val="superscript"/>
        </w:rPr>
        <w:t>40</w:t>
      </w:r>
      <w:r w:rsidR="00656B47">
        <w:fldChar w:fldCharType="end"/>
      </w:r>
      <w:r w:rsidR="0064342C">
        <w:t>.</w:t>
      </w:r>
    </w:p>
    <w:p w14:paraId="299D1D53" w14:textId="5E92675C" w:rsidR="006B4E30" w:rsidRDefault="006B4E30" w:rsidP="0035345B">
      <w:pPr>
        <w:jc w:val="both"/>
        <w:rPr>
          <w:i/>
          <w:iCs/>
        </w:rPr>
      </w:pPr>
    </w:p>
    <w:p w14:paraId="31942E42" w14:textId="77777777" w:rsidR="00110AB1" w:rsidRDefault="00110AB1" w:rsidP="0035345B">
      <w:pPr>
        <w:jc w:val="both"/>
        <w:rPr>
          <w:i/>
          <w:iCs/>
        </w:rPr>
      </w:pPr>
    </w:p>
    <w:p w14:paraId="73EE99A6" w14:textId="7781980D" w:rsidR="0031425C" w:rsidRPr="0031425C" w:rsidRDefault="0031425C" w:rsidP="0035345B">
      <w:pPr>
        <w:spacing w:line="480" w:lineRule="auto"/>
        <w:jc w:val="both"/>
        <w:rPr>
          <w:i/>
          <w:iCs/>
        </w:rPr>
      </w:pPr>
      <w:r w:rsidRPr="0031425C">
        <w:rPr>
          <w:i/>
          <w:iCs/>
        </w:rPr>
        <w:t>2.</w:t>
      </w:r>
      <w:r w:rsidR="00C317E2">
        <w:rPr>
          <w:i/>
          <w:iCs/>
        </w:rPr>
        <w:t>3</w:t>
      </w:r>
      <w:r w:rsidRPr="0031425C">
        <w:rPr>
          <w:i/>
          <w:iCs/>
        </w:rPr>
        <w:t xml:space="preserve"> Country-specific examples</w:t>
      </w:r>
    </w:p>
    <w:p w14:paraId="23896D91" w14:textId="370033E6" w:rsidR="0031425C" w:rsidRDefault="00551C2B" w:rsidP="0035345B">
      <w:pPr>
        <w:spacing w:line="480" w:lineRule="auto"/>
        <w:jc w:val="both"/>
      </w:pPr>
      <w:r>
        <w:t xml:space="preserve">Case studies </w:t>
      </w:r>
      <w:r w:rsidR="0031425C">
        <w:t>China, India, Nigeria, and Chile provide further insight into</w:t>
      </w:r>
      <w:r>
        <w:t xml:space="preserve"> geographic patterns of blue food demand at national and sub-national scales. </w:t>
      </w:r>
      <w:r w:rsidR="009C6543">
        <w:t>T</w:t>
      </w:r>
      <w:r w:rsidR="0031425C">
        <w:t>hese countrie</w:t>
      </w:r>
      <w:r w:rsidR="009C6543">
        <w:t>s were selected</w:t>
      </w:r>
      <w:r w:rsidR="0031425C">
        <w:t xml:space="preserve"> for the following reasons. China is the world's most populous country and the largest producer and consumer of blue foods. China and India together account for over two-thirds of </w:t>
      </w:r>
      <w:r w:rsidR="009C6543">
        <w:t>Asia's</w:t>
      </w:r>
      <w:r w:rsidR="0031425C">
        <w:t xml:space="preserve"> population and one-third</w:t>
      </w:r>
      <w:r w:rsidR="00197E12">
        <w:t xml:space="preserve"> </w:t>
      </w:r>
      <w:r w:rsidR="0031425C">
        <w:t>of the global population</w:t>
      </w:r>
      <w:r w:rsidR="0031425C">
        <w:fldChar w:fldCharType="begin"/>
      </w:r>
      <w:r w:rsidR="00E82E9B">
        <w:instrText xml:space="preserve"> ADDIN EN.CITE &lt;EndNote&gt;&lt;Cite ExcludeAuth="1"&gt;&lt;Author&gt;Population Reference Bureau&lt;/Author&gt;&lt;Year&gt;2020&lt;/Year&gt;&lt;RecNum&gt;817&lt;/RecNum&gt;&lt;DisplayText&gt;&lt;style face="superscript"&gt;46&lt;/style&gt;&lt;/DisplayText&gt;&lt;record&gt;&lt;rec-number&gt;817&lt;/rec-number&gt;&lt;foreign-keys&gt;&lt;key app="EN" db-id="0zvrtv5w82pv06eereq5rxf6rr00arp2f0zt" timestamp="1610087433"&gt;817&lt;/key&gt;&lt;/foreign-keys&gt;&lt;ref-type name="Dataset"&gt;59&lt;/ref-type&gt;&lt;contributors&gt;&lt;authors&gt;&lt;author&gt;Population Reference Bureau,&lt;/author&gt;&lt;/authors&gt;&lt;/contributors&gt;&lt;titles&gt;&lt;title&gt;Population Data Sheet&lt;/title&gt;&lt;/titles&gt;&lt;dates&gt;&lt;year&gt;2020&lt;/year&gt;&lt;/dates&gt;&lt;urls&gt;&lt;related-urls&gt;&lt;url&gt;https://www.prb.org/2020-world-population-data-sheet/&lt;/url&gt;&lt;/related-urls&gt;&lt;/urls&gt;&lt;/record&gt;&lt;/Cite&gt;&lt;/EndNote&gt;</w:instrText>
      </w:r>
      <w:r w:rsidR="0031425C">
        <w:fldChar w:fldCharType="separate"/>
      </w:r>
      <w:r w:rsidR="00E82E9B" w:rsidRPr="00E82E9B">
        <w:rPr>
          <w:noProof/>
          <w:vertAlign w:val="superscript"/>
        </w:rPr>
        <w:t>46</w:t>
      </w:r>
      <w:r w:rsidR="0031425C">
        <w:fldChar w:fldCharType="end"/>
      </w:r>
      <w:r w:rsidR="0031425C">
        <w:t>, and both have experienced rapid economic development. Fish consumption per capita</w:t>
      </w:r>
      <w:r w:rsidR="009C6543">
        <w:t xml:space="preserve"> in India</w:t>
      </w:r>
      <w:r w:rsidR="0031425C">
        <w:t xml:space="preserve"> is significantly lower than China and highly varied at the sub-national scale due to cultural</w:t>
      </w:r>
      <w:r w:rsidR="00AF2E4B">
        <w:t xml:space="preserve"> and geographic</w:t>
      </w:r>
      <w:r w:rsidR="0031425C">
        <w:t xml:space="preserve"> factors. Nigeria has the largest population in Africa, projected to exceed 400 million by 2050, surpassing the U.S. as the world's third most populous nation</w:t>
      </w:r>
      <w:r w:rsidR="0031425C">
        <w:fldChar w:fldCharType="begin"/>
      </w:r>
      <w:r w:rsidR="00E82E9B">
        <w:instrText xml:space="preserve"> ADDIN EN.CITE &lt;EndNote&gt;&lt;Cite ExcludeAuth="1"&gt;&lt;Author&gt;Population Reference Bureau&lt;/Author&gt;&lt;Year&gt;2020&lt;/Year&gt;&lt;RecNum&gt;817&lt;/RecNum&gt;&lt;DisplayText&gt;&lt;style face="superscript"&gt;46&lt;/style&gt;&lt;/DisplayText&gt;&lt;record&gt;&lt;rec-number&gt;817&lt;/rec-number&gt;&lt;foreign-keys&gt;&lt;key app="EN" db-id="0zvrtv5w82pv06eereq5rxf6rr00arp2f0zt" timestamp="1610087433"&gt;817&lt;/key&gt;&lt;/foreign-keys&gt;&lt;ref-type name="Dataset"&gt;59&lt;/ref-type&gt;&lt;contributors&gt;&lt;authors&gt;&lt;author&gt;Population Reference Bureau,&lt;/author&gt;&lt;/authors&gt;&lt;/contributors&gt;&lt;titles&gt;&lt;title&gt;Population Data Sheet&lt;/title&gt;&lt;/titles&gt;&lt;dates&gt;&lt;year&gt;2020&lt;/year&gt;&lt;/dates&gt;&lt;urls&gt;&lt;related-urls&gt;&lt;url&gt;https://www.prb.org/2020-world-population-data-sheet/&lt;/url&gt;&lt;/related-urls&gt;&lt;/urls&gt;&lt;/record&gt;&lt;/Cite&gt;&lt;/EndNote&gt;</w:instrText>
      </w:r>
      <w:r w:rsidR="0031425C">
        <w:fldChar w:fldCharType="separate"/>
      </w:r>
      <w:r w:rsidR="00E82E9B" w:rsidRPr="00E82E9B">
        <w:rPr>
          <w:noProof/>
          <w:vertAlign w:val="superscript"/>
        </w:rPr>
        <w:t>46</w:t>
      </w:r>
      <w:r w:rsidR="0031425C">
        <w:fldChar w:fldCharType="end"/>
      </w:r>
      <w:r w:rsidR="0031425C">
        <w:t xml:space="preserve">. Although Chile is much smaller than the above-mentioned countries, it </w:t>
      </w:r>
      <w:r w:rsidR="009C6543">
        <w:t>serves as an</w:t>
      </w:r>
      <w:r w:rsidR="0031425C">
        <w:t xml:space="preserve"> </w:t>
      </w:r>
      <w:r w:rsidR="00AF1B36">
        <w:t>interesting</w:t>
      </w:r>
      <w:r w:rsidR="009C6543">
        <w:t xml:space="preserve"> case given its decline in</w:t>
      </w:r>
      <w:r w:rsidR="0031425C">
        <w:t xml:space="preserve"> per capita fish consumption in recent decades despite its geography (long coastline), cultural history of seafood consumption, and vibrant capture fisheries and aquaculture sectors. Across these four countries, the relationship between income growth and fish consumption per capita shows </w:t>
      </w:r>
      <w:ins w:id="53" w:author="Ling" w:date="2021-05-20T12:40:00Z">
        <w:r w:rsidR="00A50637">
          <w:t>apparent</w:t>
        </w:r>
      </w:ins>
      <w:del w:id="54" w:author="Ling" w:date="2021-05-20T12:40:00Z">
        <w:r w:rsidR="0031425C" w:rsidDel="00A50637">
          <w:delText>clear</w:delText>
        </w:r>
      </w:del>
      <w:r w:rsidR="0031425C">
        <w:t xml:space="preserve"> differences (Fig</w:t>
      </w:r>
      <w:r w:rsidR="00AD006B">
        <w:t>. 6</w:t>
      </w:r>
      <w:r w:rsidR="0031425C" w:rsidRPr="00563C1E">
        <w:t>).</w:t>
      </w:r>
      <w:r w:rsidR="00A2103D">
        <w:t xml:space="preserve"> </w:t>
      </w:r>
    </w:p>
    <w:p w14:paraId="7D590E02" w14:textId="34D194CB" w:rsidR="00E03207" w:rsidRDefault="005634C3" w:rsidP="0031425C">
      <w:pPr>
        <w:spacing w:line="480" w:lineRule="auto"/>
        <w:jc w:val="both"/>
      </w:pPr>
      <w:r>
        <w:rPr>
          <w:noProof/>
        </w:rPr>
        <w:lastRenderedPageBreak/>
        <w:drawing>
          <wp:inline distT="0" distB="0" distL="0" distR="0" wp14:anchorId="6745F1D5" wp14:editId="0B2FBD71">
            <wp:extent cx="4927600" cy="337413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l="4308" t="12941" r="12769" b="13582"/>
                    <a:stretch/>
                  </pic:blipFill>
                  <pic:spPr bwMode="auto">
                    <a:xfrm>
                      <a:off x="0" y="0"/>
                      <a:ext cx="4928591" cy="3374815"/>
                    </a:xfrm>
                    <a:prstGeom prst="rect">
                      <a:avLst/>
                    </a:prstGeom>
                    <a:ln>
                      <a:noFill/>
                    </a:ln>
                    <a:extLst>
                      <a:ext uri="{53640926-AAD7-44D8-BBD7-CCE9431645EC}">
                        <a14:shadowObscured xmlns:a14="http://schemas.microsoft.com/office/drawing/2010/main"/>
                      </a:ext>
                    </a:extLst>
                  </pic:spPr>
                </pic:pic>
              </a:graphicData>
            </a:graphic>
          </wp:inline>
        </w:drawing>
      </w:r>
    </w:p>
    <w:p w14:paraId="7DEB2AD3" w14:textId="3C613AF3" w:rsidR="006B4E30" w:rsidRPr="00E03207" w:rsidRDefault="00E03207" w:rsidP="00E03207">
      <w:pPr>
        <w:jc w:val="both"/>
        <w:rPr>
          <w:sz w:val="20"/>
          <w:szCs w:val="20"/>
        </w:rPr>
      </w:pPr>
      <w:r w:rsidRPr="00E03207">
        <w:rPr>
          <w:sz w:val="20"/>
          <w:szCs w:val="20"/>
          <w:lang w:val="en-CA"/>
        </w:rPr>
        <w:t xml:space="preserve">Fig. </w:t>
      </w:r>
      <w:r w:rsidR="000530B9">
        <w:rPr>
          <w:sz w:val="20"/>
          <w:szCs w:val="20"/>
          <w:lang w:val="en-CA"/>
        </w:rPr>
        <w:t>6</w:t>
      </w:r>
      <w:r w:rsidRPr="00E03207">
        <w:rPr>
          <w:sz w:val="20"/>
          <w:szCs w:val="20"/>
          <w:lang w:val="en-CA"/>
        </w:rPr>
        <w:t>: Per capita fish consumption relative to GDP per capita for four selected countries (1995-2015). Both GDP per capita and per capita fish consumption (live weight) were normalized between 0 and 100 for comparability. Each year is represented by a blue dot. China</w:t>
      </w:r>
      <w:r w:rsidR="009C6543">
        <w:rPr>
          <w:sz w:val="20"/>
          <w:szCs w:val="20"/>
          <w:lang w:val="en-CA"/>
        </w:rPr>
        <w:t xml:space="preserve"> shows </w:t>
      </w:r>
      <w:r w:rsidRPr="00E03207">
        <w:rPr>
          <w:sz w:val="20"/>
          <w:szCs w:val="20"/>
          <w:lang w:val="en-CA"/>
        </w:rPr>
        <w:t>a strong positive correlation</w:t>
      </w:r>
      <w:r w:rsidR="009C6543">
        <w:rPr>
          <w:sz w:val="20"/>
          <w:szCs w:val="20"/>
          <w:lang w:val="en-CA"/>
        </w:rPr>
        <w:t xml:space="preserve"> </w:t>
      </w:r>
      <w:r w:rsidRPr="00E03207">
        <w:rPr>
          <w:sz w:val="20"/>
          <w:szCs w:val="20"/>
          <w:lang w:val="en-CA"/>
        </w:rPr>
        <w:t>between consumption per capita and GDP per capita</w:t>
      </w:r>
      <w:r w:rsidR="002B4F2A">
        <w:rPr>
          <w:sz w:val="20"/>
          <w:szCs w:val="20"/>
          <w:lang w:val="en-CA"/>
        </w:rPr>
        <w:t xml:space="preserve"> (r=0.99)</w:t>
      </w:r>
      <w:r w:rsidRPr="00E03207">
        <w:rPr>
          <w:sz w:val="20"/>
          <w:szCs w:val="20"/>
          <w:lang w:val="en-CA"/>
        </w:rPr>
        <w:t>; India and Nigeria show a moderately</w:t>
      </w:r>
      <w:r w:rsidR="002B4F2A">
        <w:rPr>
          <w:sz w:val="20"/>
          <w:szCs w:val="20"/>
          <w:lang w:val="en-CA"/>
        </w:rPr>
        <w:t xml:space="preserve"> high</w:t>
      </w:r>
      <w:r w:rsidRPr="00E03207">
        <w:rPr>
          <w:sz w:val="20"/>
          <w:szCs w:val="20"/>
          <w:lang w:val="en-CA"/>
        </w:rPr>
        <w:t xml:space="preserve"> positive correlation between fish consumption per capita and GDP per capita</w:t>
      </w:r>
      <w:r w:rsidR="002B4F2A">
        <w:rPr>
          <w:sz w:val="20"/>
          <w:szCs w:val="20"/>
          <w:lang w:val="en-CA"/>
        </w:rPr>
        <w:t xml:space="preserve"> (r=0.85 and 0.81, respectively),</w:t>
      </w:r>
      <w:r w:rsidR="009C6543">
        <w:rPr>
          <w:sz w:val="20"/>
          <w:szCs w:val="20"/>
          <w:lang w:val="en-CA"/>
        </w:rPr>
        <w:t xml:space="preserve"> with greater variation at mid to high income levels</w:t>
      </w:r>
      <w:r w:rsidRPr="00E03207">
        <w:rPr>
          <w:sz w:val="20"/>
          <w:szCs w:val="20"/>
          <w:lang w:val="en-CA"/>
        </w:rPr>
        <w:t xml:space="preserve">; Chile </w:t>
      </w:r>
      <w:r w:rsidR="009C6543">
        <w:rPr>
          <w:sz w:val="20"/>
          <w:szCs w:val="20"/>
          <w:lang w:val="en-CA"/>
        </w:rPr>
        <w:t xml:space="preserve">shows </w:t>
      </w:r>
      <w:r w:rsidRPr="00E03207">
        <w:rPr>
          <w:sz w:val="20"/>
          <w:szCs w:val="20"/>
          <w:lang w:val="en-CA"/>
        </w:rPr>
        <w:t>a negative correlation between consumption per capita and GDP per capita</w:t>
      </w:r>
      <w:r w:rsidR="002B4F2A">
        <w:rPr>
          <w:sz w:val="20"/>
          <w:szCs w:val="20"/>
          <w:lang w:val="en-CA"/>
        </w:rPr>
        <w:t xml:space="preserve"> (r=-0.35)</w:t>
      </w:r>
      <w:r w:rsidR="009C6543">
        <w:rPr>
          <w:sz w:val="20"/>
          <w:szCs w:val="20"/>
          <w:lang w:val="en-CA"/>
        </w:rPr>
        <w:t>, with fish consumption falling as income rises</w:t>
      </w:r>
      <w:r w:rsidRPr="00E03207">
        <w:rPr>
          <w:sz w:val="20"/>
          <w:szCs w:val="20"/>
          <w:lang w:val="en-CA"/>
        </w:rPr>
        <w:t>. Data Source: FAO</w:t>
      </w:r>
      <w:r w:rsidRPr="00E03207">
        <w:rPr>
          <w:sz w:val="20"/>
          <w:szCs w:val="20"/>
          <w:vertAlign w:val="superscript"/>
          <w:lang w:val="en-CA"/>
        </w:rPr>
        <w:t>13</w:t>
      </w:r>
      <w:r w:rsidRPr="00E03207">
        <w:rPr>
          <w:sz w:val="20"/>
          <w:szCs w:val="20"/>
          <w:lang w:val="en-CA"/>
        </w:rPr>
        <w:t>.</w:t>
      </w:r>
      <w:r w:rsidRPr="00E03207">
        <w:rPr>
          <w:sz w:val="20"/>
          <w:szCs w:val="20"/>
        </w:rPr>
        <w:t xml:space="preserve"> </w:t>
      </w:r>
    </w:p>
    <w:p w14:paraId="71C74571" w14:textId="68DC2E31" w:rsidR="003F6332" w:rsidRDefault="003F6332">
      <w:pPr>
        <w:rPr>
          <w:i/>
          <w:iCs/>
        </w:rPr>
      </w:pPr>
    </w:p>
    <w:p w14:paraId="453FF58E" w14:textId="77777777" w:rsidR="005B6D34" w:rsidRDefault="005B6D34" w:rsidP="005B6D34">
      <w:pPr>
        <w:spacing w:line="360" w:lineRule="auto"/>
        <w:jc w:val="both"/>
      </w:pPr>
      <w:r>
        <w:tab/>
        <w:t xml:space="preserve"> </w:t>
      </w:r>
      <w:r>
        <w:tab/>
      </w:r>
    </w:p>
    <w:p w14:paraId="41BC1E87" w14:textId="6DF3B674" w:rsidR="005B6D34" w:rsidRPr="00C317E2" w:rsidRDefault="00C317E2" w:rsidP="005B6D34">
      <w:pPr>
        <w:spacing w:line="480" w:lineRule="auto"/>
        <w:jc w:val="both"/>
        <w:rPr>
          <w:u w:val="single"/>
        </w:rPr>
      </w:pPr>
      <w:r w:rsidRPr="00C317E2">
        <w:rPr>
          <w:u w:val="single"/>
        </w:rPr>
        <w:t xml:space="preserve">2.3.1 </w:t>
      </w:r>
      <w:r w:rsidR="005B6D34" w:rsidRPr="00C317E2">
        <w:rPr>
          <w:u w:val="single"/>
        </w:rPr>
        <w:t>China</w:t>
      </w:r>
    </w:p>
    <w:p w14:paraId="68EC07FE" w14:textId="15CD99B5" w:rsidR="005B6D34" w:rsidRPr="005A6FFE" w:rsidRDefault="005B6D34" w:rsidP="005B6D34">
      <w:pPr>
        <w:pStyle w:val="CommentText"/>
        <w:spacing w:line="480" w:lineRule="auto"/>
        <w:rPr>
          <w:rFonts w:ascii="Times New Roman" w:eastAsia="SimSun" w:hAnsi="Times New Roman" w:cs="Times New Roman"/>
          <w:color w:val="000000" w:themeColor="text1"/>
          <w:kern w:val="0"/>
          <w:sz w:val="24"/>
          <w:szCs w:val="24"/>
          <w:lang w:val="en-IN" w:eastAsia="en-US"/>
        </w:rPr>
      </w:pPr>
      <w:r w:rsidRPr="00212976">
        <w:rPr>
          <w:rFonts w:ascii="Times New Roman" w:hAnsi="Times New Roman" w:cs="Times New Roman"/>
          <w:sz w:val="24"/>
          <w:szCs w:val="24"/>
        </w:rPr>
        <w:t>China is the largest producer, consumer, processor</w:t>
      </w:r>
      <w:r>
        <w:rPr>
          <w:rFonts w:ascii="Times New Roman" w:hAnsi="Times New Roman" w:cs="Times New Roman"/>
          <w:sz w:val="24"/>
          <w:szCs w:val="24"/>
        </w:rPr>
        <w:t>,</w:t>
      </w:r>
      <w:r w:rsidRPr="00212976">
        <w:rPr>
          <w:rFonts w:ascii="Times New Roman" w:hAnsi="Times New Roman" w:cs="Times New Roman"/>
          <w:sz w:val="24"/>
          <w:szCs w:val="24"/>
        </w:rPr>
        <w:t xml:space="preserve"> and exporter of fish globally</w:t>
      </w:r>
      <w:r>
        <w:rPr>
          <w:rFonts w:ascii="Times New Roman" w:hAnsi="Times New Roman" w:cs="Times New Roman"/>
          <w:sz w:val="24"/>
          <w:szCs w:val="24"/>
        </w:rPr>
        <w:t>,</w:t>
      </w:r>
      <w:r w:rsidRPr="00212976">
        <w:rPr>
          <w:rFonts w:ascii="Times New Roman" w:hAnsi="Times New Roman" w:cs="Times New Roman"/>
          <w:sz w:val="24"/>
          <w:szCs w:val="24"/>
        </w:rPr>
        <w:t xml:space="preserve"> and its imports of fish have been rising</w:t>
      </w:r>
      <w:r>
        <w:rPr>
          <w:rFonts w:ascii="Times New Roman" w:hAnsi="Times New Roman" w:cs="Times New Roman"/>
          <w:sz w:val="24"/>
          <w:szCs w:val="24"/>
        </w:rPr>
        <w:t xml:space="preserve"> in recent decades</w:t>
      </w:r>
      <w:r>
        <w:rPr>
          <w:rFonts w:ascii="Times New Roman" w:hAnsi="Times New Roman" w:cs="Times New Roman"/>
          <w:sz w:val="24"/>
          <w:szCs w:val="24"/>
        </w:rPr>
        <w:fldChar w:fldCharType="begin">
          <w:fldData xml:space="preserve">PEVuZE5vdGU+PENpdGU+PEF1dGhvcj5DYW88L0F1dGhvcj48WWVhcj4yMDE1PC9ZZWFyPjxSZWNO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</w:fldData>
        </w:fldChar>
      </w:r>
      <w:r w:rsidR="00E82E9B">
        <w:rPr>
          <w:rFonts w:ascii="Times New Roman" w:hAnsi="Times New Roman" w:cs="Times New Roman"/>
          <w:sz w:val="24"/>
          <w:szCs w:val="24"/>
        </w:rPr>
        <w:instrText xml:space="preserve"> ADDIN EN.CITE </w:instrText>
      </w:r>
      <w:r w:rsidR="00E82E9B">
        <w:rPr>
          <w:rFonts w:ascii="Times New Roman" w:hAnsi="Times New Roman" w:cs="Times New Roman"/>
          <w:sz w:val="24"/>
          <w:szCs w:val="24"/>
        </w:rPr>
        <w:fldChar w:fldCharType="begin">
          <w:fldData xml:space="preserve">PEVuZE5vdGU+PENpdGU+PEF1dGhvcj5DYW88L0F1dGhvcj48WWVhcj4yMDE1PC9ZZWFyPjxSZWNO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</w:fldData>
        </w:fldChar>
      </w:r>
      <w:r w:rsidR="00E82E9B">
        <w:rPr>
          <w:rFonts w:ascii="Times New Roman" w:hAnsi="Times New Roman" w:cs="Times New Roman"/>
          <w:sz w:val="24"/>
          <w:szCs w:val="24"/>
        </w:rPr>
        <w:instrText xml:space="preserve"> ADDIN EN.CITE.DATA </w:instrText>
      </w:r>
      <w:r w:rsidR="00E82E9B">
        <w:rPr>
          <w:rFonts w:ascii="Times New Roman" w:hAnsi="Times New Roman" w:cs="Times New Roman"/>
          <w:sz w:val="24"/>
          <w:szCs w:val="24"/>
        </w:rPr>
      </w:r>
      <w:r w:rsidR="00E82E9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E82E9B" w:rsidRPr="00E82E9B">
        <w:rPr>
          <w:rFonts w:ascii="Times New Roman" w:hAnsi="Times New Roman" w:cs="Times New Roman"/>
          <w:noProof/>
          <w:sz w:val="24"/>
          <w:szCs w:val="24"/>
          <w:vertAlign w:val="superscript"/>
        </w:rPr>
        <w:t>43,44,47</w:t>
      </w:r>
      <w:r>
        <w:rPr>
          <w:rFonts w:ascii="Times New Roman" w:hAnsi="Times New Roman" w:cs="Times New Roman"/>
          <w:sz w:val="24"/>
          <w:szCs w:val="24"/>
        </w:rPr>
        <w:fldChar w:fldCharType="end"/>
      </w:r>
      <w:r w:rsidRPr="00212976">
        <w:rPr>
          <w:rFonts w:ascii="Times New Roman" w:hAnsi="Times New Roman" w:cs="Times New Roman"/>
          <w:sz w:val="24"/>
          <w:szCs w:val="24"/>
        </w:rPr>
        <w:t xml:space="preserve">. Per capita consumption of fish (edible weight) </w:t>
      </w:r>
      <w:r w:rsidR="00C01630">
        <w:rPr>
          <w:rFonts w:ascii="Times New Roman" w:hAnsi="Times New Roman" w:cs="Times New Roman"/>
          <w:sz w:val="24"/>
          <w:szCs w:val="24"/>
        </w:rPr>
        <w:t xml:space="preserve">increased five-fold </w:t>
      </w:r>
      <w:r>
        <w:rPr>
          <w:rFonts w:ascii="Times New Roman" w:hAnsi="Times New Roman" w:cs="Times New Roman"/>
          <w:sz w:val="24"/>
          <w:szCs w:val="24"/>
        </w:rPr>
        <w:t xml:space="preserve">between </w:t>
      </w:r>
      <w:r w:rsidRPr="00212976">
        <w:rPr>
          <w:rFonts w:ascii="Times New Roman" w:hAnsi="Times New Roman" w:cs="Times New Roman"/>
          <w:sz w:val="24"/>
          <w:szCs w:val="24"/>
        </w:rPr>
        <w:t>1975</w:t>
      </w:r>
      <w:r>
        <w:rPr>
          <w:rFonts w:ascii="Times New Roman" w:hAnsi="Times New Roman" w:cs="Times New Roman"/>
          <w:sz w:val="24"/>
          <w:szCs w:val="24"/>
        </w:rPr>
        <w:t xml:space="preserve"> and 2015</w:t>
      </w:r>
      <w:r w:rsidRPr="00212976">
        <w:rPr>
          <w:rFonts w:ascii="Times New Roman" w:hAnsi="Times New Roman" w:cs="Times New Roman"/>
          <w:sz w:val="24"/>
          <w:szCs w:val="24"/>
        </w:rPr>
        <w:t xml:space="preserve"> </w:t>
      </w:r>
      <w:r w:rsidRPr="00C552F3">
        <w:rPr>
          <w:rFonts w:ascii="Times New Roman" w:hAnsi="Times New Roman" w:cs="Times New Roman"/>
          <w:sz w:val="24"/>
          <w:szCs w:val="24"/>
        </w:rPr>
        <w:t>(Fig. 4)</w:t>
      </w:r>
      <w:r w:rsidRPr="00212976">
        <w:rPr>
          <w:rFonts w:ascii="Times New Roman" w:hAnsi="Times New Roman" w:cs="Times New Roman"/>
          <w:sz w:val="24"/>
          <w:szCs w:val="24"/>
        </w:rPr>
        <w:t xml:space="preserve"> and is projected to</w:t>
      </w:r>
      <w:r w:rsidR="005E2182">
        <w:rPr>
          <w:rFonts w:ascii="Times New Roman" w:hAnsi="Times New Roman" w:cs="Times New Roman"/>
          <w:sz w:val="24"/>
          <w:szCs w:val="24"/>
        </w:rPr>
        <w:t xml:space="preserve"> </w:t>
      </w:r>
      <w:r w:rsidR="00C01630">
        <w:rPr>
          <w:rFonts w:ascii="Times New Roman" w:hAnsi="Times New Roman" w:cs="Times New Roman"/>
          <w:sz w:val="24"/>
          <w:szCs w:val="24"/>
        </w:rPr>
        <w:t xml:space="preserve">rise </w:t>
      </w:r>
      <w:r w:rsidR="005E2182">
        <w:rPr>
          <w:rFonts w:ascii="Times New Roman" w:hAnsi="Times New Roman" w:cs="Times New Roman"/>
          <w:sz w:val="24"/>
          <w:szCs w:val="24"/>
        </w:rPr>
        <w:t>by almost 50</w:t>
      </w:r>
      <w:r w:rsidRPr="00CF723D">
        <w:rPr>
          <w:rFonts w:ascii="Times New Roman" w:hAnsi="Times New Roman" w:cs="Times New Roman"/>
          <w:sz w:val="24"/>
          <w:szCs w:val="24"/>
        </w:rPr>
        <w:t>%</w:t>
      </w:r>
      <w:r w:rsidR="005E2182">
        <w:rPr>
          <w:rFonts w:ascii="Times New Roman" w:hAnsi="Times New Roman" w:cs="Times New Roman"/>
          <w:sz w:val="24"/>
          <w:szCs w:val="24"/>
        </w:rPr>
        <w:t xml:space="preserve"> </w:t>
      </w:r>
      <w:r w:rsidR="00C01630">
        <w:rPr>
          <w:rFonts w:ascii="Times New Roman" w:hAnsi="Times New Roman" w:cs="Times New Roman"/>
          <w:sz w:val="24"/>
          <w:szCs w:val="24"/>
        </w:rPr>
        <w:t>from 2015 to</w:t>
      </w:r>
      <w:r>
        <w:rPr>
          <w:rFonts w:ascii="Times New Roman" w:hAnsi="Times New Roman" w:cs="Times New Roman"/>
          <w:sz w:val="24"/>
          <w:szCs w:val="24"/>
        </w:rPr>
        <w:t xml:space="preserve"> </w:t>
      </w:r>
      <w:r w:rsidRPr="00212976">
        <w:rPr>
          <w:rFonts w:ascii="Times New Roman" w:hAnsi="Times New Roman" w:cs="Times New Roman"/>
          <w:sz w:val="24"/>
          <w:szCs w:val="24"/>
        </w:rPr>
        <w:t>2050 (Fig</w:t>
      </w:r>
      <w:r>
        <w:rPr>
          <w:rFonts w:ascii="Times New Roman" w:hAnsi="Times New Roman" w:cs="Times New Roman"/>
          <w:sz w:val="24"/>
          <w:szCs w:val="24"/>
        </w:rPr>
        <w:t>.</w:t>
      </w:r>
      <w:r w:rsidRPr="00212976">
        <w:rPr>
          <w:rFonts w:ascii="Times New Roman" w:hAnsi="Times New Roman" w:cs="Times New Roman"/>
          <w:sz w:val="24"/>
          <w:szCs w:val="24"/>
        </w:rPr>
        <w:t xml:space="preserve"> </w:t>
      </w:r>
      <w:r w:rsidR="005E2182">
        <w:rPr>
          <w:rFonts w:ascii="Times New Roman" w:hAnsi="Times New Roman" w:cs="Times New Roman"/>
          <w:sz w:val="24"/>
          <w:szCs w:val="24"/>
        </w:rPr>
        <w:t>8</w:t>
      </w:r>
      <w:r w:rsidRPr="00212976">
        <w:rPr>
          <w:rFonts w:ascii="Times New Roman" w:hAnsi="Times New Roman" w:cs="Times New Roman"/>
          <w:sz w:val="24"/>
          <w:szCs w:val="24"/>
        </w:rPr>
        <w:t xml:space="preserve">). </w:t>
      </w:r>
      <w:r w:rsidRPr="00F3689A">
        <w:rPr>
          <w:rFonts w:ascii="Times New Roman" w:eastAsia="SimSun" w:hAnsi="Times New Roman" w:cs="Times New Roman"/>
          <w:color w:val="000000" w:themeColor="text1"/>
          <w:sz w:val="24"/>
          <w:szCs w:val="24"/>
        </w:rPr>
        <w:t>More than 95%</w:t>
      </w:r>
      <w:r>
        <w:rPr>
          <w:rFonts w:ascii="Times New Roman" w:eastAsia="SimSun" w:hAnsi="Times New Roman" w:cs="Times New Roman"/>
          <w:color w:val="000000" w:themeColor="text1"/>
          <w:sz w:val="24"/>
          <w:szCs w:val="24"/>
        </w:rPr>
        <w:t xml:space="preserve"> of</w:t>
      </w:r>
      <w:r w:rsidRPr="00F3689A">
        <w:rPr>
          <w:rFonts w:ascii="Times New Roman" w:eastAsia="SimSun" w:hAnsi="Times New Roman" w:cs="Times New Roman"/>
          <w:color w:val="000000" w:themeColor="text1"/>
          <w:sz w:val="24"/>
          <w:szCs w:val="24"/>
        </w:rPr>
        <w:t xml:space="preserve"> </w:t>
      </w:r>
      <w:r w:rsidR="00C01630">
        <w:rPr>
          <w:rFonts w:ascii="Times New Roman" w:eastAsia="SimSun" w:hAnsi="Times New Roman" w:cs="Times New Roman"/>
          <w:color w:val="000000" w:themeColor="text1"/>
          <w:sz w:val="24"/>
          <w:szCs w:val="24"/>
        </w:rPr>
        <w:t xml:space="preserve">China's </w:t>
      </w:r>
      <w:r w:rsidRPr="00F3689A">
        <w:rPr>
          <w:rFonts w:ascii="Times New Roman" w:eastAsia="SimSun" w:hAnsi="Times New Roman" w:cs="Times New Roman"/>
          <w:color w:val="000000" w:themeColor="text1"/>
          <w:sz w:val="24"/>
          <w:szCs w:val="24"/>
        </w:rPr>
        <w:t>production</w:t>
      </w:r>
      <w:r>
        <w:rPr>
          <w:rFonts w:ascii="Times New Roman" w:eastAsia="SimSun" w:hAnsi="Times New Roman" w:cs="Times New Roman"/>
          <w:color w:val="000000" w:themeColor="text1"/>
          <w:sz w:val="24"/>
          <w:szCs w:val="24"/>
        </w:rPr>
        <w:t xml:space="preserve"> and domestic consumption</w:t>
      </w:r>
      <w:r w:rsidR="00C01630">
        <w:rPr>
          <w:rFonts w:ascii="Times New Roman" w:eastAsia="SimSun" w:hAnsi="Times New Roman" w:cs="Times New Roman"/>
          <w:color w:val="000000" w:themeColor="text1"/>
          <w:sz w:val="24"/>
          <w:szCs w:val="24"/>
        </w:rPr>
        <w:t xml:space="preserve"> of fish</w:t>
      </w:r>
      <w:r>
        <w:rPr>
          <w:rFonts w:ascii="Times New Roman" w:eastAsia="SimSun" w:hAnsi="Times New Roman" w:cs="Times New Roman"/>
          <w:color w:val="000000" w:themeColor="text1"/>
          <w:sz w:val="24"/>
          <w:szCs w:val="24"/>
        </w:rPr>
        <w:t xml:space="preserve"> are</w:t>
      </w:r>
      <w:r w:rsidRPr="00F3689A">
        <w:rPr>
          <w:rFonts w:ascii="Times New Roman" w:eastAsia="SimSun" w:hAnsi="Times New Roman" w:cs="Times New Roman"/>
          <w:color w:val="000000" w:themeColor="text1"/>
          <w:sz w:val="24"/>
          <w:szCs w:val="24"/>
        </w:rPr>
        <w:t xml:space="preserve"> concentrated in the eastern</w:t>
      </w:r>
      <w:r>
        <w:rPr>
          <w:rFonts w:ascii="Times New Roman" w:eastAsia="SimSun" w:hAnsi="Times New Roman" w:cs="Times New Roman"/>
          <w:color w:val="000000" w:themeColor="text1"/>
          <w:sz w:val="24"/>
          <w:szCs w:val="24"/>
        </w:rPr>
        <w:t>, southern</w:t>
      </w:r>
      <w:r w:rsidRPr="00F3689A">
        <w:rPr>
          <w:rFonts w:ascii="Times New Roman" w:eastAsia="SimSun" w:hAnsi="Times New Roman" w:cs="Times New Roman"/>
          <w:color w:val="000000" w:themeColor="text1"/>
          <w:sz w:val="24"/>
          <w:szCs w:val="24"/>
        </w:rPr>
        <w:t xml:space="preserve"> and central regions</w:t>
      </w:r>
      <w:r>
        <w:rPr>
          <w:rFonts w:ascii="Times New Roman" w:eastAsia="SimSun" w:hAnsi="Times New Roman" w:cs="Times New Roman"/>
          <w:color w:val="000000" w:themeColor="text1"/>
          <w:sz w:val="24"/>
          <w:szCs w:val="24"/>
        </w:rPr>
        <w:t xml:space="preserve">, while consumption in the western region remains extremely </w:t>
      </w:r>
      <w:r w:rsidRPr="00855CC7">
        <w:rPr>
          <w:rFonts w:ascii="Times New Roman" w:eastAsia="SimSun" w:hAnsi="Times New Roman" w:cs="Times New Roman"/>
          <w:color w:val="000000" w:themeColor="text1"/>
          <w:sz w:val="24"/>
          <w:szCs w:val="24"/>
        </w:rPr>
        <w:t>low</w:t>
      </w:r>
      <w:r>
        <w:rPr>
          <w:rFonts w:ascii="Times New Roman" w:eastAsia="SimSun" w:hAnsi="Times New Roman" w:cs="Times New Roman"/>
          <w:color w:val="000000" w:themeColor="text1"/>
          <w:sz w:val="24"/>
          <w:szCs w:val="24"/>
        </w:rPr>
        <w:fldChar w:fldCharType="begin"/>
      </w:r>
      <w:r w:rsidR="00E82E9B">
        <w:rPr>
          <w:rFonts w:ascii="Times New Roman" w:eastAsia="SimSun" w:hAnsi="Times New Roman" w:cs="Times New Roman"/>
          <w:color w:val="000000" w:themeColor="text1"/>
          <w:sz w:val="24"/>
          <w:szCs w:val="24"/>
        </w:rPr>
        <w:instrText xml:space="preserve"> ADDIN EN.CITE &lt;EndNote&gt;&lt;Cite ExcludeAuth="1"&gt;&lt;Year&gt;2020&lt;/Year&gt;&lt;RecNum&gt;800&lt;/RecNum&gt;&lt;DisplayText&gt;&lt;style face="superscript"&gt;48&lt;/style&gt;&lt;/DisplayText&gt;&lt;record&gt;&lt;rec-number&gt;800&lt;/rec-number&gt;&lt;foreign-keys&gt;&lt;key app="EN" db-id="0zvrtv5w82pv06eereq5rxf6rr00arp2f0zt" timestamp="1610070022"&gt;800&lt;/key&gt;&lt;/foreign-keys&gt;&lt;ref-type name="Web Page"&gt;12&lt;/ref-type&gt;&lt;contributors&gt;&lt;/contributors&gt;&lt;titles&gt;&lt;title&gt;China Statistical Yearbook&lt;/title&gt;&lt;/titles&gt;&lt;number&gt;Nov 25, 2020&lt;/number&gt;&lt;dates&gt;&lt;year&gt;2020&lt;/year&gt;&lt;/dates&gt;&lt;urls&gt;&lt;related-urls&gt;&lt;url&gt;http://www.stats.gov.cn/tjsj/ndsj/2020/indexeh.htm&lt;/url&gt;&lt;/related-urls&gt;&lt;/urls&gt;&lt;/record&gt;&lt;/Cite&gt;&lt;/EndNote&gt;</w:instrText>
      </w:r>
      <w:r>
        <w:rPr>
          <w:rFonts w:ascii="Times New Roman" w:eastAsia="SimSun" w:hAnsi="Times New Roman" w:cs="Times New Roman"/>
          <w:color w:val="000000" w:themeColor="text1"/>
          <w:sz w:val="24"/>
          <w:szCs w:val="24"/>
        </w:rPr>
        <w:fldChar w:fldCharType="separate"/>
      </w:r>
      <w:r w:rsidR="00E82E9B" w:rsidRPr="00E82E9B">
        <w:rPr>
          <w:rFonts w:ascii="Times New Roman" w:eastAsia="SimSun" w:hAnsi="Times New Roman" w:cs="Times New Roman"/>
          <w:noProof/>
          <w:color w:val="000000" w:themeColor="text1"/>
          <w:sz w:val="24"/>
          <w:szCs w:val="24"/>
          <w:vertAlign w:val="superscript"/>
        </w:rPr>
        <w:t>48</w:t>
      </w:r>
      <w:r>
        <w:rPr>
          <w:rFonts w:ascii="Times New Roman" w:eastAsia="SimSun" w:hAnsi="Times New Roman" w:cs="Times New Roman"/>
          <w:color w:val="000000" w:themeColor="text1"/>
          <w:sz w:val="24"/>
          <w:szCs w:val="24"/>
        </w:rPr>
        <w:fldChar w:fldCharType="end"/>
      </w:r>
      <w:r>
        <w:rPr>
          <w:rFonts w:ascii="Times New Roman" w:eastAsia="SimSun" w:hAnsi="Times New Roman" w:cs="Times New Roman"/>
          <w:color w:val="000000" w:themeColor="text1"/>
          <w:sz w:val="24"/>
          <w:szCs w:val="24"/>
        </w:rPr>
        <w:t>. A gap also exists between urban and rural fish consumption.</w:t>
      </w:r>
      <w:r w:rsidRPr="00855CC7">
        <w:rPr>
          <w:rFonts w:ascii="Times New Roman" w:eastAsia="SimSun" w:hAnsi="Times New Roman" w:cs="Times New Roman"/>
          <w:color w:val="000000" w:themeColor="text1"/>
          <w:sz w:val="24"/>
          <w:szCs w:val="24"/>
        </w:rPr>
        <w:t xml:space="preserve"> </w:t>
      </w:r>
      <w:r>
        <w:rPr>
          <w:rFonts w:ascii="Times New Roman" w:eastAsia="SimSun" w:hAnsi="Times New Roman" w:cs="Times New Roman"/>
          <w:color w:val="000000" w:themeColor="text1"/>
          <w:kern w:val="0"/>
          <w:sz w:val="24"/>
          <w:szCs w:val="24"/>
          <w:lang w:val="en-IN" w:eastAsia="en-US"/>
        </w:rPr>
        <w:t>Chinese N</w:t>
      </w:r>
      <w:r w:rsidRPr="00F3689A">
        <w:rPr>
          <w:rFonts w:ascii="Times New Roman" w:eastAsia="SimSun" w:hAnsi="Times New Roman" w:cs="Times New Roman"/>
          <w:color w:val="000000" w:themeColor="text1"/>
          <w:kern w:val="0"/>
          <w:sz w:val="24"/>
          <w:szCs w:val="24"/>
          <w:lang w:val="en-IN" w:eastAsia="en-US"/>
        </w:rPr>
        <w:t>ational</w:t>
      </w:r>
      <w:r>
        <w:rPr>
          <w:rFonts w:ascii="Times New Roman" w:eastAsia="SimSun" w:hAnsi="Times New Roman" w:cs="Times New Roman"/>
          <w:color w:val="000000" w:themeColor="text1"/>
          <w:kern w:val="0"/>
          <w:sz w:val="24"/>
          <w:szCs w:val="24"/>
          <w:lang w:val="en-IN" w:eastAsia="en-US"/>
        </w:rPr>
        <w:t xml:space="preserve"> Statistics</w:t>
      </w:r>
      <w:r w:rsidRPr="00F3689A">
        <w:rPr>
          <w:rFonts w:ascii="Times New Roman" w:eastAsia="SimSun" w:hAnsi="Times New Roman" w:cs="Times New Roman"/>
          <w:color w:val="000000" w:themeColor="text1"/>
          <w:kern w:val="0"/>
          <w:sz w:val="24"/>
          <w:szCs w:val="24"/>
          <w:lang w:val="en-IN" w:eastAsia="en-US"/>
        </w:rPr>
        <w:t xml:space="preserve"> </w:t>
      </w:r>
      <w:r>
        <w:rPr>
          <w:rFonts w:ascii="Times New Roman" w:eastAsia="SimSun" w:hAnsi="Times New Roman" w:cs="Times New Roman"/>
          <w:color w:val="000000" w:themeColor="text1"/>
          <w:kern w:val="0"/>
          <w:sz w:val="24"/>
          <w:szCs w:val="24"/>
          <w:lang w:val="en-IN" w:eastAsia="en-US"/>
        </w:rPr>
        <w:t>reported fish consumption of 16.7</w:t>
      </w:r>
      <w:r w:rsidRPr="00F3689A">
        <w:rPr>
          <w:rFonts w:ascii="Times New Roman" w:eastAsia="SimSun" w:hAnsi="Times New Roman" w:cs="Times New Roman"/>
          <w:color w:val="000000" w:themeColor="text1"/>
          <w:kern w:val="0"/>
          <w:sz w:val="24"/>
          <w:szCs w:val="24"/>
          <w:lang w:val="en-IN" w:eastAsia="en-US"/>
        </w:rPr>
        <w:t xml:space="preserve"> kg</w:t>
      </w:r>
      <w:r>
        <w:rPr>
          <w:rFonts w:ascii="Times New Roman" w:eastAsia="SimSun" w:hAnsi="Times New Roman" w:cs="Times New Roman"/>
          <w:color w:val="000000" w:themeColor="text1"/>
          <w:kern w:val="0"/>
          <w:sz w:val="24"/>
          <w:szCs w:val="24"/>
          <w:lang w:val="en-IN" w:eastAsia="en-US"/>
        </w:rPr>
        <w:t>/cap</w:t>
      </w:r>
      <w:r w:rsidRPr="00F3689A">
        <w:rPr>
          <w:rFonts w:ascii="Times New Roman" w:eastAsia="SimSun" w:hAnsi="Times New Roman" w:cs="Times New Roman"/>
          <w:color w:val="000000" w:themeColor="text1"/>
          <w:kern w:val="0"/>
          <w:sz w:val="24"/>
          <w:szCs w:val="24"/>
          <w:lang w:val="en-IN" w:eastAsia="en-US"/>
        </w:rPr>
        <w:t xml:space="preserve"> in urban areas</w:t>
      </w:r>
      <w:r>
        <w:rPr>
          <w:rFonts w:ascii="Times New Roman" w:eastAsia="SimSun" w:hAnsi="Times New Roman" w:cs="Times New Roman"/>
          <w:color w:val="000000" w:themeColor="text1"/>
          <w:kern w:val="0"/>
          <w:sz w:val="24"/>
          <w:szCs w:val="24"/>
          <w:lang w:val="en-IN" w:eastAsia="en-US"/>
        </w:rPr>
        <w:t xml:space="preserve"> and 9.6</w:t>
      </w:r>
      <w:r w:rsidRPr="00F3689A">
        <w:rPr>
          <w:rFonts w:ascii="Times New Roman" w:eastAsia="SimSun" w:hAnsi="Times New Roman" w:cs="Times New Roman"/>
          <w:color w:val="000000" w:themeColor="text1"/>
          <w:kern w:val="0"/>
          <w:sz w:val="24"/>
          <w:szCs w:val="24"/>
          <w:lang w:val="en-IN" w:eastAsia="en-US"/>
        </w:rPr>
        <w:t xml:space="preserve"> kg</w:t>
      </w:r>
      <w:r>
        <w:rPr>
          <w:rFonts w:ascii="Times New Roman" w:eastAsia="SimSun" w:hAnsi="Times New Roman" w:cs="Times New Roman"/>
          <w:color w:val="000000" w:themeColor="text1"/>
          <w:kern w:val="0"/>
          <w:sz w:val="24"/>
          <w:szCs w:val="24"/>
          <w:lang w:val="en-IN" w:eastAsia="en-US"/>
        </w:rPr>
        <w:t>/cap</w:t>
      </w:r>
      <w:r w:rsidRPr="00F3689A">
        <w:rPr>
          <w:rFonts w:ascii="Times New Roman" w:eastAsia="SimSun" w:hAnsi="Times New Roman" w:cs="Times New Roman"/>
          <w:color w:val="000000" w:themeColor="text1"/>
          <w:kern w:val="0"/>
          <w:sz w:val="24"/>
          <w:szCs w:val="24"/>
          <w:lang w:val="en-IN" w:eastAsia="en-US"/>
        </w:rPr>
        <w:t xml:space="preserve"> in rural areas</w:t>
      </w:r>
      <w:r>
        <w:rPr>
          <w:rFonts w:ascii="Times New Roman" w:eastAsia="SimSun" w:hAnsi="Times New Roman" w:cs="Times New Roman"/>
          <w:color w:val="000000" w:themeColor="text1"/>
          <w:kern w:val="0"/>
          <w:sz w:val="24"/>
          <w:szCs w:val="24"/>
          <w:lang w:val="en-IN" w:eastAsia="en-US"/>
        </w:rPr>
        <w:t xml:space="preserve"> on average</w:t>
      </w:r>
      <w:r w:rsidRPr="00F3689A">
        <w:rPr>
          <w:rFonts w:ascii="Times New Roman" w:eastAsia="SimSun" w:hAnsi="Times New Roman" w:cs="Times New Roman"/>
          <w:color w:val="000000" w:themeColor="text1"/>
          <w:kern w:val="0"/>
          <w:sz w:val="24"/>
          <w:szCs w:val="24"/>
          <w:lang w:val="en-IN" w:eastAsia="en-US"/>
        </w:rPr>
        <w:t xml:space="preserve"> </w:t>
      </w:r>
      <w:r>
        <w:rPr>
          <w:rFonts w:ascii="Times New Roman" w:eastAsia="SimSun" w:hAnsi="Times New Roman" w:cs="Times New Roman"/>
          <w:color w:val="000000" w:themeColor="text1"/>
          <w:kern w:val="0"/>
          <w:sz w:val="24"/>
          <w:szCs w:val="24"/>
          <w:lang w:val="en-IN" w:eastAsia="en-US"/>
        </w:rPr>
        <w:t xml:space="preserve">in 2019, with consumption exceeding </w:t>
      </w:r>
      <w:r>
        <w:rPr>
          <w:rFonts w:ascii="Times New Roman" w:eastAsia="SimSun" w:hAnsi="Times New Roman" w:cs="Times New Roman"/>
          <w:color w:val="000000" w:themeColor="text1"/>
          <w:sz w:val="24"/>
          <w:szCs w:val="24"/>
        </w:rPr>
        <w:t xml:space="preserve">25 </w:t>
      </w:r>
      <w:r w:rsidRPr="00F3689A">
        <w:rPr>
          <w:rFonts w:ascii="Times New Roman" w:eastAsia="SimSun" w:hAnsi="Times New Roman" w:cs="Times New Roman"/>
          <w:color w:val="000000" w:themeColor="text1"/>
          <w:sz w:val="24"/>
          <w:szCs w:val="24"/>
        </w:rPr>
        <w:t>kg</w:t>
      </w:r>
      <w:r>
        <w:rPr>
          <w:rFonts w:ascii="Times New Roman" w:eastAsia="SimSun" w:hAnsi="Times New Roman" w:cs="Times New Roman"/>
          <w:color w:val="000000" w:themeColor="text1"/>
          <w:sz w:val="24"/>
          <w:szCs w:val="24"/>
        </w:rPr>
        <w:t xml:space="preserve">/cap/year in eastern cities and as low </w:t>
      </w:r>
      <w:r>
        <w:rPr>
          <w:rFonts w:ascii="Times New Roman" w:eastAsia="SimSun" w:hAnsi="Times New Roman" w:cs="Times New Roman"/>
          <w:color w:val="000000" w:themeColor="text1"/>
          <w:sz w:val="24"/>
          <w:szCs w:val="24"/>
        </w:rPr>
        <w:lastRenderedPageBreak/>
        <w:t xml:space="preserve">as </w:t>
      </w:r>
      <w:r w:rsidRPr="00F3689A">
        <w:rPr>
          <w:rFonts w:ascii="Times New Roman" w:eastAsia="SimSun" w:hAnsi="Times New Roman" w:cs="Times New Roman"/>
          <w:color w:val="000000" w:themeColor="text1"/>
          <w:sz w:val="24"/>
          <w:szCs w:val="24"/>
        </w:rPr>
        <w:t>1</w:t>
      </w:r>
      <w:r>
        <w:rPr>
          <w:rFonts w:ascii="Times New Roman" w:eastAsia="SimSun" w:hAnsi="Times New Roman" w:cs="Times New Roman"/>
          <w:color w:val="000000" w:themeColor="text1"/>
          <w:sz w:val="24"/>
          <w:szCs w:val="24"/>
        </w:rPr>
        <w:t xml:space="preserve"> </w:t>
      </w:r>
      <w:r w:rsidRPr="00F3689A">
        <w:rPr>
          <w:rFonts w:ascii="Times New Roman" w:eastAsia="SimSun" w:hAnsi="Times New Roman" w:cs="Times New Roman"/>
          <w:color w:val="000000" w:themeColor="text1"/>
          <w:sz w:val="24"/>
          <w:szCs w:val="24"/>
        </w:rPr>
        <w:t>kg</w:t>
      </w:r>
      <w:r>
        <w:rPr>
          <w:rFonts w:ascii="Times New Roman" w:eastAsia="SimSun" w:hAnsi="Times New Roman" w:cs="Times New Roman"/>
          <w:color w:val="000000" w:themeColor="text1"/>
          <w:sz w:val="24"/>
          <w:szCs w:val="24"/>
        </w:rPr>
        <w:t>/cap</w:t>
      </w:r>
      <w:ins w:id="55" w:author="Michelle Tigchelaar" w:date="2021-05-19T10:28:00Z">
        <w:r w:rsidR="0011474C">
          <w:rPr>
            <w:rFonts w:ascii="Times New Roman" w:eastAsia="SimSun" w:hAnsi="Times New Roman" w:cs="Times New Roman"/>
            <w:color w:val="000000" w:themeColor="text1"/>
            <w:sz w:val="24"/>
            <w:szCs w:val="24"/>
          </w:rPr>
          <w:t>/year</w:t>
        </w:r>
      </w:ins>
      <w:r w:rsidRPr="00F3689A">
        <w:rPr>
          <w:rFonts w:ascii="Times New Roman" w:eastAsia="SimSun" w:hAnsi="Times New Roman" w:cs="Times New Roman"/>
          <w:color w:val="000000" w:themeColor="text1"/>
          <w:sz w:val="24"/>
          <w:szCs w:val="24"/>
        </w:rPr>
        <w:t xml:space="preserve"> in </w:t>
      </w:r>
      <w:r>
        <w:rPr>
          <w:rFonts w:ascii="Times New Roman" w:eastAsia="SimSun" w:hAnsi="Times New Roman" w:cs="Times New Roman"/>
          <w:color w:val="000000" w:themeColor="text1"/>
          <w:sz w:val="24"/>
          <w:szCs w:val="24"/>
        </w:rPr>
        <w:t>western</w:t>
      </w:r>
      <w:r w:rsidR="00DD2212">
        <w:rPr>
          <w:rFonts w:ascii="Times New Roman" w:eastAsia="SimSun" w:hAnsi="Times New Roman" w:cs="Times New Roman"/>
          <w:color w:val="000000" w:themeColor="text1"/>
          <w:sz w:val="24"/>
          <w:szCs w:val="24"/>
        </w:rPr>
        <w:t xml:space="preserve"> provinces</w:t>
      </w:r>
      <w:r>
        <w:rPr>
          <w:rFonts w:ascii="Times New Roman" w:eastAsia="SimSun" w:hAnsi="Times New Roman" w:cs="Times New Roman"/>
          <w:color w:val="000000" w:themeColor="text1"/>
          <w:kern w:val="0"/>
          <w:sz w:val="24"/>
          <w:szCs w:val="24"/>
          <w:lang w:val="en-IN" w:eastAsia="en-US"/>
        </w:rPr>
        <w:fldChar w:fldCharType="begin"/>
      </w:r>
      <w:r w:rsidR="00E82E9B">
        <w:rPr>
          <w:rFonts w:ascii="Times New Roman" w:eastAsia="SimSun" w:hAnsi="Times New Roman" w:cs="Times New Roman"/>
          <w:color w:val="000000" w:themeColor="text1"/>
          <w:kern w:val="0"/>
          <w:sz w:val="24"/>
          <w:szCs w:val="24"/>
          <w:lang w:val="en-IN" w:eastAsia="en-US"/>
        </w:rPr>
        <w:instrText xml:space="preserve"> ADDIN EN.CITE &lt;EndNote&gt;&lt;Cite ExcludeAuth="1"&gt;&lt;Year&gt;2020&lt;/Year&gt;&lt;RecNum&gt;800&lt;/RecNum&gt;&lt;DisplayText&gt;&lt;style face="superscript"&gt;48&lt;/style&gt;&lt;/DisplayText&gt;&lt;record&gt;&lt;rec-number&gt;800&lt;/rec-number&gt;&lt;foreign-keys&gt;&lt;key app="EN" db-id="0zvrtv5w82pv06eereq5rxf6rr00arp2f0zt" timestamp="1610070022"&gt;800&lt;/key&gt;&lt;/foreign-keys&gt;&lt;ref-type name="Web Page"&gt;12&lt;/ref-type&gt;&lt;contributors&gt;&lt;/contributors&gt;&lt;titles&gt;&lt;title&gt;China Statistical Yearbook&lt;/title&gt;&lt;/titles&gt;&lt;number&gt;Nov 25, 2020&lt;/number&gt;&lt;dates&gt;&lt;year&gt;2020&lt;/year&gt;&lt;/dates&gt;&lt;urls&gt;&lt;related-urls&gt;&lt;url&gt;http://www.stats.gov.cn/tjsj/ndsj/2020/indexeh.htm&lt;/url&gt;&lt;/related-urls&gt;&lt;/urls&gt;&lt;/record&gt;&lt;/Cite&gt;&lt;/EndNote&gt;</w:instrText>
      </w:r>
      <w:r>
        <w:rPr>
          <w:rFonts w:ascii="Times New Roman" w:eastAsia="SimSun" w:hAnsi="Times New Roman" w:cs="Times New Roman"/>
          <w:color w:val="000000" w:themeColor="text1"/>
          <w:kern w:val="0"/>
          <w:sz w:val="24"/>
          <w:szCs w:val="24"/>
          <w:lang w:val="en-IN" w:eastAsia="en-US"/>
        </w:rPr>
        <w:fldChar w:fldCharType="separate"/>
      </w:r>
      <w:r w:rsidR="00E82E9B" w:rsidRPr="00E82E9B">
        <w:rPr>
          <w:rFonts w:ascii="Times New Roman" w:eastAsia="SimSun" w:hAnsi="Times New Roman" w:cs="Times New Roman"/>
          <w:noProof/>
          <w:color w:val="000000" w:themeColor="text1"/>
          <w:kern w:val="0"/>
          <w:sz w:val="24"/>
          <w:szCs w:val="24"/>
          <w:vertAlign w:val="superscript"/>
          <w:lang w:val="en-IN" w:eastAsia="en-US"/>
        </w:rPr>
        <w:t>48</w:t>
      </w:r>
      <w:r>
        <w:rPr>
          <w:rFonts w:ascii="Times New Roman" w:eastAsia="SimSun" w:hAnsi="Times New Roman" w:cs="Times New Roman"/>
          <w:color w:val="000000" w:themeColor="text1"/>
          <w:kern w:val="0"/>
          <w:sz w:val="24"/>
          <w:szCs w:val="24"/>
          <w:lang w:val="en-IN" w:eastAsia="en-US"/>
        </w:rPr>
        <w:fldChar w:fldCharType="end"/>
      </w:r>
      <w:r w:rsidRPr="00F3689A">
        <w:rPr>
          <w:rFonts w:ascii="Times New Roman" w:eastAsia="SimSun" w:hAnsi="Times New Roman" w:cs="Times New Roman"/>
          <w:color w:val="000000" w:themeColor="text1"/>
          <w:kern w:val="0"/>
          <w:sz w:val="24"/>
          <w:szCs w:val="24"/>
          <w:lang w:val="en-IN" w:eastAsia="en-US"/>
        </w:rPr>
        <w:t>.</w:t>
      </w:r>
      <w:r w:rsidR="005E2182">
        <w:rPr>
          <w:rFonts w:ascii="Times New Roman" w:eastAsia="SimSun" w:hAnsi="Times New Roman" w:cs="Times New Roman"/>
          <w:color w:val="000000" w:themeColor="text1"/>
          <w:kern w:val="0"/>
          <w:sz w:val="24"/>
          <w:szCs w:val="24"/>
          <w:lang w:val="en-IN" w:eastAsia="en-US"/>
        </w:rPr>
        <w:t xml:space="preserve"> It </w:t>
      </w:r>
      <w:r w:rsidR="00C552F3">
        <w:rPr>
          <w:rFonts w:ascii="Times New Roman" w:eastAsia="SimSun" w:hAnsi="Times New Roman" w:cs="Times New Roman"/>
          <w:color w:val="000000" w:themeColor="text1"/>
          <w:kern w:val="0"/>
          <w:sz w:val="24"/>
          <w:szCs w:val="24"/>
          <w:lang w:val="en-IN" w:eastAsia="en-US"/>
        </w:rPr>
        <w:t>is worth noting</w:t>
      </w:r>
      <w:r w:rsidR="005E2182">
        <w:rPr>
          <w:rFonts w:ascii="Times New Roman" w:eastAsia="SimSun" w:hAnsi="Times New Roman" w:cs="Times New Roman"/>
          <w:color w:val="000000" w:themeColor="text1"/>
          <w:kern w:val="0"/>
          <w:sz w:val="24"/>
          <w:szCs w:val="24"/>
          <w:lang w:val="en-IN" w:eastAsia="en-US"/>
        </w:rPr>
        <w:t xml:space="preserve"> that</w:t>
      </w:r>
      <w:r w:rsidR="00765A98">
        <w:rPr>
          <w:rFonts w:ascii="Times New Roman" w:eastAsia="SimSun" w:hAnsi="Times New Roman" w:cs="Times New Roman"/>
          <w:color w:val="000000" w:themeColor="text1"/>
          <w:kern w:val="0"/>
          <w:sz w:val="24"/>
          <w:szCs w:val="24"/>
          <w:lang w:val="en-IN" w:eastAsia="en-US"/>
        </w:rPr>
        <w:t xml:space="preserve"> u</w:t>
      </w:r>
      <w:r>
        <w:rPr>
          <w:rFonts w:ascii="Times New Roman" w:eastAsia="SimSun" w:hAnsi="Times New Roman" w:cs="Times New Roman"/>
          <w:color w:val="000000" w:themeColor="text1"/>
          <w:kern w:val="0"/>
          <w:sz w:val="24"/>
          <w:szCs w:val="24"/>
          <w:lang w:val="en-IN" w:eastAsia="en-US"/>
        </w:rPr>
        <w:t>rban fish consumption may be underestimated by 25-30% because government reports omit out-of-home consumption</w:t>
      </w:r>
      <w:r>
        <w:rPr>
          <w:rFonts w:ascii="Times New Roman" w:eastAsia="SimSun" w:hAnsi="Times New Roman" w:cs="Times New Roman"/>
          <w:color w:val="000000" w:themeColor="text1"/>
          <w:kern w:val="0"/>
          <w:sz w:val="24"/>
          <w:szCs w:val="24"/>
          <w:lang w:val="en-IN" w:eastAsia="en-US"/>
        </w:rPr>
        <w:fldChar w:fldCharType="begin">
          <w:fldData xml:space="preserve">PEVuZE5vdGU+PENpdGU+PEF1dGhvcj5DaGl1PC9BdXRob3I+PFllYXI+MjAxMzwvWWVhcj48UmVj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</w:fldData>
        </w:fldChar>
      </w:r>
      <w:r w:rsidR="00E82E9B">
        <w:rPr>
          <w:rFonts w:ascii="Times New Roman" w:eastAsia="SimSun" w:hAnsi="Times New Roman" w:cs="Times New Roman"/>
          <w:color w:val="000000" w:themeColor="text1"/>
          <w:kern w:val="0"/>
          <w:sz w:val="24"/>
          <w:szCs w:val="24"/>
          <w:lang w:val="en-IN" w:eastAsia="en-US"/>
        </w:rPr>
        <w:instrText xml:space="preserve"> ADDIN EN.CITE </w:instrText>
      </w:r>
      <w:r w:rsidR="00E82E9B">
        <w:rPr>
          <w:rFonts w:ascii="Times New Roman" w:eastAsia="SimSun" w:hAnsi="Times New Roman" w:cs="Times New Roman"/>
          <w:color w:val="000000" w:themeColor="text1"/>
          <w:kern w:val="0"/>
          <w:sz w:val="24"/>
          <w:szCs w:val="24"/>
          <w:lang w:val="en-IN" w:eastAsia="en-US"/>
        </w:rPr>
        <w:fldChar w:fldCharType="begin">
          <w:fldData xml:space="preserve">PEVuZE5vdGU+PENpdGU+PEF1dGhvcj5DaGl1PC9BdXRob3I+PFllYXI+MjAxMzwvWWVhcj48UmVj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</w:fldData>
        </w:fldChar>
      </w:r>
      <w:r w:rsidR="00E82E9B">
        <w:rPr>
          <w:rFonts w:ascii="Times New Roman" w:eastAsia="SimSun" w:hAnsi="Times New Roman" w:cs="Times New Roman"/>
          <w:color w:val="000000" w:themeColor="text1"/>
          <w:kern w:val="0"/>
          <w:sz w:val="24"/>
          <w:szCs w:val="24"/>
          <w:lang w:val="en-IN" w:eastAsia="en-US"/>
        </w:rPr>
        <w:instrText xml:space="preserve"> ADDIN EN.CITE.DATA </w:instrText>
      </w:r>
      <w:r w:rsidR="00E82E9B">
        <w:rPr>
          <w:rFonts w:ascii="Times New Roman" w:eastAsia="SimSun" w:hAnsi="Times New Roman" w:cs="Times New Roman"/>
          <w:color w:val="000000" w:themeColor="text1"/>
          <w:kern w:val="0"/>
          <w:sz w:val="24"/>
          <w:szCs w:val="24"/>
          <w:lang w:val="en-IN" w:eastAsia="en-US"/>
        </w:rPr>
      </w:r>
      <w:r w:rsidR="00E82E9B">
        <w:rPr>
          <w:rFonts w:ascii="Times New Roman" w:eastAsia="SimSun" w:hAnsi="Times New Roman" w:cs="Times New Roman"/>
          <w:color w:val="000000" w:themeColor="text1"/>
          <w:kern w:val="0"/>
          <w:sz w:val="24"/>
          <w:szCs w:val="24"/>
          <w:lang w:val="en-IN" w:eastAsia="en-US"/>
        </w:rPr>
        <w:fldChar w:fldCharType="end"/>
      </w:r>
      <w:r>
        <w:rPr>
          <w:rFonts w:ascii="Times New Roman" w:eastAsia="SimSun" w:hAnsi="Times New Roman" w:cs="Times New Roman"/>
          <w:color w:val="000000" w:themeColor="text1"/>
          <w:kern w:val="0"/>
          <w:sz w:val="24"/>
          <w:szCs w:val="24"/>
          <w:lang w:val="en-IN" w:eastAsia="en-US"/>
        </w:rPr>
      </w:r>
      <w:r>
        <w:rPr>
          <w:rFonts w:ascii="Times New Roman" w:eastAsia="SimSun" w:hAnsi="Times New Roman" w:cs="Times New Roman"/>
          <w:color w:val="000000" w:themeColor="text1"/>
          <w:kern w:val="0"/>
          <w:sz w:val="24"/>
          <w:szCs w:val="24"/>
          <w:lang w:val="en-IN" w:eastAsia="en-US"/>
        </w:rPr>
        <w:fldChar w:fldCharType="separate"/>
      </w:r>
      <w:r w:rsidR="00E82E9B" w:rsidRPr="00E82E9B">
        <w:rPr>
          <w:rFonts w:ascii="Times New Roman" w:eastAsia="SimSun" w:hAnsi="Times New Roman" w:cs="Times New Roman"/>
          <w:noProof/>
          <w:color w:val="000000" w:themeColor="text1"/>
          <w:kern w:val="0"/>
          <w:sz w:val="24"/>
          <w:szCs w:val="24"/>
          <w:vertAlign w:val="superscript"/>
          <w:lang w:val="en-IN" w:eastAsia="en-US"/>
        </w:rPr>
        <w:t>49,50</w:t>
      </w:r>
      <w:r>
        <w:rPr>
          <w:rFonts w:ascii="Times New Roman" w:eastAsia="SimSun" w:hAnsi="Times New Roman" w:cs="Times New Roman"/>
          <w:color w:val="000000" w:themeColor="text1"/>
          <w:kern w:val="0"/>
          <w:sz w:val="24"/>
          <w:szCs w:val="24"/>
          <w:lang w:val="en-IN" w:eastAsia="en-US"/>
        </w:rPr>
        <w:fldChar w:fldCharType="end"/>
      </w:r>
      <w:r>
        <w:rPr>
          <w:rFonts w:ascii="Times New Roman" w:eastAsia="SimSun" w:hAnsi="Times New Roman" w:cs="Times New Roman"/>
          <w:color w:val="000000" w:themeColor="text1"/>
          <w:kern w:val="0"/>
          <w:sz w:val="24"/>
          <w:szCs w:val="24"/>
          <w:lang w:val="en-IN" w:eastAsia="en-US"/>
        </w:rPr>
        <w:t>.</w:t>
      </w:r>
    </w:p>
    <w:p w14:paraId="41FB8B24" w14:textId="2FB28D2F" w:rsidR="005B6D34" w:rsidRDefault="005B6D34" w:rsidP="005B6D34">
      <w:pPr>
        <w:spacing w:line="480" w:lineRule="auto"/>
        <w:jc w:val="both"/>
        <w:rPr>
          <w:rFonts w:eastAsia="SimSun"/>
          <w:color w:val="000000" w:themeColor="text1"/>
        </w:rPr>
      </w:pPr>
      <w:r>
        <w:tab/>
      </w:r>
      <w:r w:rsidRPr="00996FA7">
        <w:t>Freshwater aquaculture systems have supported local demand for fish in China for centuries and have expanded under government incentive programs since the mid-1980s when the country's capture fisheries became over-exploited.</w:t>
      </w:r>
      <w:r w:rsidR="00AF1B36">
        <w:t xml:space="preserve"> With its long coastline, local marine fish such as yellow croaker</w:t>
      </w:r>
      <w:r w:rsidR="005964D8">
        <w:t xml:space="preserve"> have long been part of Chinese diets</w:t>
      </w:r>
      <w:r w:rsidR="00AF1B36">
        <w:t xml:space="preserve">, but </w:t>
      </w:r>
      <w:r w:rsidR="005964D8">
        <w:t>consumption</w:t>
      </w:r>
      <w:r w:rsidR="00AF1B36">
        <w:t xml:space="preserve"> </w:t>
      </w:r>
      <w:r w:rsidR="005964D8">
        <w:t>of</w:t>
      </w:r>
      <w:r w:rsidR="00AF1B36">
        <w:t xml:space="preserve"> freshwater fish, </w:t>
      </w:r>
      <w:proofErr w:type="spellStart"/>
      <w:r w:rsidR="00AF1B36">
        <w:t>molluscs</w:t>
      </w:r>
      <w:proofErr w:type="spellEnd"/>
      <w:r w:rsidR="00AF1B36">
        <w:t>, and even non-traditional salmon products has risen with</w:t>
      </w:r>
      <w:r w:rsidR="005964D8">
        <w:t xml:space="preserve"> domestic</w:t>
      </w:r>
      <w:r w:rsidR="00AF1B36">
        <w:t xml:space="preserve"> aquaculture expansion</w:t>
      </w:r>
      <w:r w:rsidR="00AF1B36">
        <w:fldChar w:fldCharType="begin"/>
      </w:r>
      <w:r w:rsidR="00E82E9B">
        <w:instrText xml:space="preserve"> ADDIN EN.CITE &lt;EndNote&gt;&lt;Cite&gt;&lt;Author&gt;Fabinyi&lt;/Author&gt;&lt;Year&gt;2016a&lt;/Year&gt;&lt;RecNum&gt;81&lt;/RecNum&gt;&lt;DisplayText&gt;&lt;style face="superscript"&gt;27,51&lt;/style&gt;&lt;/DisplayText&gt;&lt;record&gt;&lt;rec-number&gt;81&lt;/rec-number&gt;&lt;foreign-keys&gt;&lt;key app="EN" db-id="0zvrtv5w82pv06eereq5rxf6rr00arp2f0zt" timestamp="1605730350"&gt;81&lt;/key&gt;&lt;/foreign-keys&gt;&lt;ref-type name="Journal Article"&gt;17&lt;/ref-type&gt;&lt;contributors&gt;&lt;authors&gt;&lt;author&gt;Fabinyi, M.&lt;/author&gt;&lt;/authors&gt;&lt;/contributors&gt;&lt;titles&gt;&lt;title&gt;Sustainable seafood consumption in China&lt;/title&gt;&lt;secondary-title&gt;Marine Policy&lt;/secondary-title&gt;&lt;/titles&gt;&lt;periodical&gt;&lt;full-title&gt;Marine Policy&lt;/full-title&gt;&lt;/periodical&gt;&lt;pages&gt;85-87&lt;/pages&gt;&lt;volume&gt;74&lt;/volume&gt;&lt;dates&gt;&lt;year&gt;2016a&lt;/year&gt;&lt;/dates&gt;&lt;urls&gt;&lt;/urls&gt;&lt;electronic-resource-num&gt;10.1016/j.marpol.2016.09.020&lt;/electronic-resource-num&gt;&lt;/record&gt;&lt;/Cite&gt;&lt;Cite&gt;&lt;Author&gt;Naylor&lt;/Author&gt;&lt;Year&gt;2021&lt;/Year&gt;&lt;RecNum&gt;802&lt;/RecNum&gt;&lt;record&gt;&lt;rec-number&gt;802&lt;/rec-number&gt;&lt;foreign-keys&gt;&lt;key app="EN" db-id="0zvrtv5w82pv06eereq5rxf6rr00arp2f0zt" timestamp="1610070327"&gt;802&lt;/key&gt;&lt;/foreign-keys&gt;&lt;ref-type name="Journal Article"&gt;17&lt;/ref-type&gt;&lt;contributors&gt;&lt;authors&gt;&lt;author&gt;Naylor, R.L.&lt;/author&gt;&lt;/authors&gt;&lt;/contributors&gt;&lt;titles&gt;&lt;title&gt;A 20-year retrospective review of global aquaculture&lt;/title&gt;&lt;secondary-title&gt;Nature&lt;/secondary-title&gt;&lt;/titles&gt;&lt;periodical&gt;&lt;full-title&gt;Nature&lt;/full-title&gt;&lt;/periodical&gt;&lt;dates&gt;&lt;year&gt;2021&lt;/year&gt;&lt;/dates&gt;&lt;urls&gt;&lt;/urls&gt;&lt;/record&gt;&lt;/Cite&gt;&lt;/EndNote&gt;</w:instrText>
      </w:r>
      <w:r w:rsidR="00AF1B36">
        <w:fldChar w:fldCharType="separate"/>
      </w:r>
      <w:r w:rsidR="00E82E9B" w:rsidRPr="00E82E9B">
        <w:rPr>
          <w:noProof/>
          <w:vertAlign w:val="superscript"/>
        </w:rPr>
        <w:t>27,51</w:t>
      </w:r>
      <w:r w:rsidR="00AF1B36">
        <w:fldChar w:fldCharType="end"/>
      </w:r>
      <w:r w:rsidR="00AF1B36">
        <w:t xml:space="preserve">. </w:t>
      </w:r>
      <w:r>
        <w:t xml:space="preserve"> Production from aquaculture (both freshwater and </w:t>
      </w:r>
      <w:proofErr w:type="spellStart"/>
      <w:r>
        <w:t>mariculture</w:t>
      </w:r>
      <w:proofErr w:type="spellEnd"/>
      <w:r>
        <w:t xml:space="preserve">) exceeded that of wild fisheries in 1988, and now contributes over three-quarters of China's total fish </w:t>
      </w:r>
      <w:commentRangeStart w:id="56"/>
      <w:commentRangeStart w:id="57"/>
      <w:r>
        <w:t>supplies</w:t>
      </w:r>
      <w:r>
        <w:fldChar w:fldCharType="begin"/>
      </w:r>
      <w:r w:rsidR="00E82E9B">
        <w:instrText xml:space="preserve"> ADDIN EN.CITE &lt;EndNote&gt;&lt;Cite&gt;&lt;Author&gt;Cao&lt;/Author&gt;&lt;Year&gt;2017&lt;/Year&gt;&lt;RecNum&gt;798&lt;/RecNum&gt;&lt;DisplayText&gt;&lt;style face="superscript"&gt;47&lt;/style&gt;&lt;/DisplayText&gt;&lt;record&gt;&lt;rec-number&gt;798&lt;/rec-number&gt;&lt;foreign-keys&gt;&lt;key app="EN" db-id="0zvrtv5w82pv06eereq5rxf6rr00arp2f0zt" timestamp="1610069842"&gt;798&lt;/key&gt;&lt;/foreign-keys&gt;&lt;ref-type name="Journal Article"&gt;17&lt;/ref-type&gt;&lt;contributors&gt;&lt;authors&gt;&lt;author&gt;Cao, L.&lt;/author&gt;&lt;author&gt;Chen, Y.&lt;/author&gt;&lt;author&gt;Dong, S.&lt;/author&gt;&lt;author&gt;Hanson, A.&lt;/author&gt;&lt;author&gt;Huang, B.&lt;/author&gt;&lt;author&gt;Leadbitter, D.&lt;/author&gt;&lt;author&gt;Little, D.C.&lt;/author&gt;&lt;author&gt;Pikitch, E.K.&lt;/author&gt;&lt;author&gt;Qiu, Y.&lt;/author&gt;&lt;author&gt;Sadovy de Mitcheson, Y.&lt;/author&gt;&lt;author&gt;Sumaila, U.R.&lt;/author&gt;&lt;author&gt;Williams, M.&lt;/author&gt;&lt;author&gt;Xue, G.&lt;/author&gt;&lt;author&gt;Ye, Y.&lt;/author&gt;&lt;author&gt;Zhang, W.&lt;/author&gt;&lt;author&gt;Zhou, Y.&lt;/author&gt;&lt;author&gt;Zhuang, P.&lt;/author&gt;&lt;author&gt;Naylor, R. L.&lt;/author&gt;&lt;/authors&gt;&lt;/contributors&gt;&lt;titles&gt;&lt;title&gt;Opportunity for marine fisheries reform in China&lt;/title&gt;&lt;secondary-title&gt;Proceedings of the National Academy of Sciences&lt;/secondary-title&gt;&lt;/titles&gt;&lt;periodical&gt;&lt;full-title&gt;Proceedings of the National Academy of Sciences&lt;/full-title&gt;&lt;/periodical&gt;&lt;pages&gt;435–442&lt;/pages&gt;&lt;volume&gt;114(3)&lt;/volume&gt;&lt;dates&gt;&lt;year&gt;2017&lt;/year&gt;&lt;/dates&gt;&lt;urls&gt;&lt;/urls&gt;&lt;electronic-resource-num&gt;10.1073/pnas.1616583114&lt;/electronic-resource-num&gt;&lt;/record&gt;&lt;/Cite&gt;&lt;/EndNote&gt;</w:instrText>
      </w:r>
      <w:r>
        <w:fldChar w:fldCharType="separate"/>
      </w:r>
      <w:r w:rsidR="00E82E9B" w:rsidRPr="00E82E9B">
        <w:rPr>
          <w:noProof/>
          <w:vertAlign w:val="superscript"/>
        </w:rPr>
        <w:t>47</w:t>
      </w:r>
      <w:r>
        <w:fldChar w:fldCharType="end"/>
      </w:r>
      <w:commentRangeEnd w:id="56"/>
      <w:r w:rsidR="0011474C">
        <w:rPr>
          <w:rStyle w:val="CommentReference"/>
          <w:rFonts w:asciiTheme="minorHAnsi" w:eastAsiaTheme="minorEastAsia" w:hAnsiTheme="minorHAnsi" w:cstheme="minorBidi"/>
          <w:kern w:val="2"/>
          <w:lang w:eastAsia="zh-CN"/>
        </w:rPr>
        <w:commentReference w:id="56"/>
      </w:r>
      <w:commentRangeEnd w:id="57"/>
      <w:r w:rsidR="00A50637">
        <w:rPr>
          <w:rStyle w:val="CommentReference"/>
          <w:rFonts w:asciiTheme="minorHAnsi" w:eastAsiaTheme="minorEastAsia" w:hAnsiTheme="minorHAnsi" w:cstheme="minorBidi"/>
          <w:kern w:val="2"/>
          <w:lang w:eastAsia="zh-CN"/>
        </w:rPr>
        <w:commentReference w:id="57"/>
      </w:r>
      <w:r>
        <w:t>. C</w:t>
      </w:r>
      <w:r w:rsidRPr="00996FA7">
        <w:rPr>
          <w:rFonts w:eastAsia="SimSun"/>
          <w:color w:val="000000" w:themeColor="text1"/>
        </w:rPr>
        <w:t>onsumption of marine species has tripled</w:t>
      </w:r>
      <w:r>
        <w:rPr>
          <w:rFonts w:eastAsia="SimSun"/>
          <w:color w:val="000000" w:themeColor="text1"/>
        </w:rPr>
        <w:t xml:space="preserve"> over the same period</w:t>
      </w:r>
      <w:r w:rsidRPr="00996FA7">
        <w:rPr>
          <w:rFonts w:eastAsia="SimSun"/>
          <w:color w:val="000000" w:themeColor="text1"/>
        </w:rPr>
        <w:t>,</w:t>
      </w:r>
      <w:r>
        <w:rPr>
          <w:rFonts w:eastAsia="SimSun"/>
          <w:color w:val="000000" w:themeColor="text1"/>
        </w:rPr>
        <w:t xml:space="preserve"> and the gap between inland and coastal consumption of marine fish has narrowed with supply chain </w:t>
      </w:r>
      <w:r w:rsidRPr="00F3689A">
        <w:rPr>
          <w:rFonts w:eastAsia="SimSun"/>
          <w:color w:val="000000" w:themeColor="text1"/>
        </w:rPr>
        <w:t>advance</w:t>
      </w:r>
      <w:r>
        <w:rPr>
          <w:rFonts w:eastAsia="SimSun"/>
          <w:color w:val="000000" w:themeColor="text1"/>
        </w:rPr>
        <w:t>s in</w:t>
      </w:r>
      <w:r w:rsidRPr="00F3689A">
        <w:rPr>
          <w:rFonts w:eastAsia="SimSun"/>
          <w:color w:val="000000" w:themeColor="text1"/>
        </w:rPr>
        <w:t xml:space="preserve"> logistics and cold chain technology</w:t>
      </w:r>
      <w:r w:rsidRPr="00212976">
        <w:rPr>
          <w:rFonts w:eastAsia="SimSun"/>
          <w:color w:val="000000" w:themeColor="text1"/>
        </w:rPr>
        <w:fldChar w:fldCharType="begin"/>
      </w:r>
      <w:r w:rsidR="00E82E9B">
        <w:rPr>
          <w:rFonts w:eastAsia="SimSun"/>
          <w:color w:val="000000" w:themeColor="text1"/>
        </w:rPr>
        <w:instrText xml:space="preserve"> ADDIN EN.CITE &lt;EndNote&gt;&lt;Cite&gt;&lt;Author&gt;Xiong&lt;/Author&gt;&lt;Year&gt;2016&lt;/Year&gt;&lt;RecNum&gt;318&lt;/RecNum&gt;&lt;DisplayText&gt;&lt;style face="superscript"&gt;52&lt;/style&gt;&lt;/DisplayText&gt;&lt;record&gt;&lt;rec-number&gt;318&lt;/rec-number&gt;&lt;foreign-keys&gt;&lt;key app="EN" db-id="rr52wdzt4fadfoerrarpw2vrs9xdv292v0z5" timestamp="1605081886" guid="2daec757-361a-4713-b7c0-6adbd23e7e5b"&gt;318&lt;/key&gt;&lt;/foreign-keys&gt;&lt;ref-type name="Journal Article"&gt;17&lt;/ref-type&gt;&lt;contributors&gt;&lt;authors&gt;&lt;author&gt;Xiong Xiong&lt;/author&gt;&lt;author&gt;Priscilla D’Amico&lt;/author&gt;&lt;author&gt;Lisa Guardone&lt;/author&gt;&lt;author&gt;Lorenzo Castigliego&lt;/author&gt;&lt;author&gt;Alessandra Guidi&lt;/author&gt;&lt;author&gt;Daniela Gianfaldoni&lt;/author&gt;&lt;author&gt;Andrea Armani&lt;/author&gt;&lt;/authors&gt;&lt;/contributors&gt;&lt;auth-address&gt;FishLab, Department of Veterinary Sciences, University of Pisa, Viale delle Piagge 2, 56124 Pisa, Italy&lt;/auth-address&gt;&lt;titles&gt;&lt;title&gt;The uncertainty of seafood labeling in China: A case study on Cod, Salmon and Tuna&lt;/title&gt;&lt;secondary-title&gt;Marine Policy&lt;/secondary-title&gt;&lt;/titles&gt;&lt;periodical&gt;&lt;full-title&gt;Marine Policy&lt;/full-title&gt;&lt;/periodical&gt;&lt;volume&gt;68&lt;/volume&gt;&lt;keywords&gt;&lt;keyword&gt;Seafood labeling&lt;/keyword&gt;&lt;keyword&gt;Cod&lt;/keyword&gt;&lt;keyword&gt;Tuna&lt;/keyword&gt;&lt;keyword&gt;Salmon&lt;/keyword&gt;&lt;keyword&gt;Traceability&lt;/keyword&gt;&lt;keyword&gt;China&lt;/keyword&gt;&lt;/keywords&gt;&lt;dates&gt;&lt;year&gt;2016&lt;/year&gt;&lt;/dates&gt;&lt;isbn&gt;0308-597X&lt;/isbn&gt;&lt;urls&gt;&lt;/urls&gt;&lt;remote-database-provider&gt;Cnki&lt;/remote-database-provider&gt;&lt;/record&gt;&lt;/Cite&gt;&lt;/EndNote&gt;</w:instrText>
      </w:r>
      <w:r w:rsidRPr="00212976">
        <w:rPr>
          <w:rFonts w:eastAsia="SimSun"/>
          <w:color w:val="000000" w:themeColor="text1"/>
        </w:rPr>
        <w:fldChar w:fldCharType="separate"/>
      </w:r>
      <w:r w:rsidR="00E82E9B" w:rsidRPr="00E82E9B">
        <w:rPr>
          <w:rFonts w:eastAsia="SimSun"/>
          <w:noProof/>
          <w:color w:val="000000" w:themeColor="text1"/>
          <w:vertAlign w:val="superscript"/>
        </w:rPr>
        <w:t>52</w:t>
      </w:r>
      <w:r w:rsidRPr="00212976">
        <w:rPr>
          <w:rFonts w:eastAsia="SimSun"/>
          <w:color w:val="000000" w:themeColor="text1"/>
        </w:rPr>
        <w:fldChar w:fldCharType="end"/>
      </w:r>
      <w:r w:rsidRPr="00212976">
        <w:rPr>
          <w:rFonts w:eastAsia="SimSun"/>
          <w:color w:val="000000" w:themeColor="text1"/>
        </w:rPr>
        <w:t>.</w:t>
      </w:r>
      <w:r>
        <w:rPr>
          <w:rFonts w:eastAsia="SimSun"/>
          <w:color w:val="000000" w:themeColor="text1"/>
        </w:rPr>
        <w:t xml:space="preserve"> Consumption of all animal source foods have increased in China since 1975 </w:t>
      </w:r>
      <w:r>
        <w:rPr>
          <w:rFonts w:eastAsia="SimSun"/>
          <w:color w:val="000000" w:themeColor="text1"/>
          <w:lang w:val="en-IN"/>
        </w:rPr>
        <w:t>(Fig</w:t>
      </w:r>
      <w:r w:rsidR="001870CE">
        <w:rPr>
          <w:rFonts w:eastAsia="SimSun"/>
          <w:color w:val="000000" w:themeColor="text1"/>
          <w:lang w:val="en-IN"/>
        </w:rPr>
        <w:t>.</w:t>
      </w:r>
      <w:r>
        <w:rPr>
          <w:rFonts w:eastAsia="SimSun"/>
          <w:color w:val="000000" w:themeColor="text1"/>
          <w:lang w:val="en-IN"/>
        </w:rPr>
        <w:t xml:space="preserve"> </w:t>
      </w:r>
      <w:r w:rsidR="00C645B0">
        <w:rPr>
          <w:rFonts w:eastAsia="SimSun"/>
          <w:color w:val="000000" w:themeColor="text1"/>
          <w:lang w:val="en-IN"/>
        </w:rPr>
        <w:t>7</w:t>
      </w:r>
      <w:r>
        <w:rPr>
          <w:rFonts w:eastAsia="SimSun"/>
          <w:color w:val="000000" w:themeColor="text1"/>
          <w:lang w:val="en-IN"/>
        </w:rPr>
        <w:t>)</w:t>
      </w:r>
      <w:r w:rsidRPr="00F3689A">
        <w:rPr>
          <w:rFonts w:eastAsia="SimSun"/>
          <w:color w:val="000000" w:themeColor="text1"/>
          <w:lang w:val="en-IN"/>
        </w:rPr>
        <w:t>.</w:t>
      </w:r>
      <w:r>
        <w:rPr>
          <w:rFonts w:eastAsia="SimSun"/>
          <w:color w:val="000000" w:themeColor="text1"/>
          <w:lang w:val="en-IN"/>
        </w:rPr>
        <w:t xml:space="preserve"> Although pork remains the dominant animal</w:t>
      </w:r>
      <w:ins w:id="58" w:author="Michelle Tigchelaar" w:date="2021-05-19T10:30:00Z">
        <w:r w:rsidR="0011474C">
          <w:rPr>
            <w:rFonts w:eastAsia="SimSun"/>
            <w:color w:val="000000" w:themeColor="text1"/>
            <w:lang w:val="en-IN"/>
          </w:rPr>
          <w:t xml:space="preserve"> </w:t>
        </w:r>
      </w:ins>
      <w:del w:id="59" w:author="Michelle Tigchelaar" w:date="2021-05-19T10:30:00Z">
        <w:r w:rsidDel="0011474C">
          <w:rPr>
            <w:rFonts w:eastAsia="SimSun"/>
            <w:color w:val="000000" w:themeColor="text1"/>
            <w:lang w:val="en-IN"/>
          </w:rPr>
          <w:delText>-</w:delText>
        </w:r>
      </w:del>
      <w:r>
        <w:rPr>
          <w:rFonts w:eastAsia="SimSun"/>
          <w:color w:val="000000" w:themeColor="text1"/>
          <w:lang w:val="en-IN"/>
        </w:rPr>
        <w:t>source food in the average Chinese diet,</w:t>
      </w:r>
      <w:r w:rsidRPr="00E81699">
        <w:rPr>
          <w:rFonts w:eastAsia="SimSun"/>
          <w:color w:val="000000" w:themeColor="text1"/>
          <w:lang w:val="en-IN"/>
        </w:rPr>
        <w:t xml:space="preserve"> </w:t>
      </w:r>
      <w:r>
        <w:rPr>
          <w:rFonts w:eastAsia="SimSun"/>
          <w:color w:val="000000" w:themeColor="text1"/>
          <w:lang w:val="en-IN"/>
        </w:rPr>
        <w:t>the demand for fish has been rising with income growth</w:t>
      </w:r>
      <w:r w:rsidR="00C645B0">
        <w:rPr>
          <w:rFonts w:eastAsia="SimSun"/>
          <w:color w:val="000000" w:themeColor="text1"/>
          <w:lang w:val="en-IN"/>
        </w:rPr>
        <w:t xml:space="preserve"> (Fig</w:t>
      </w:r>
      <w:r w:rsidR="001870CE">
        <w:rPr>
          <w:rFonts w:eastAsia="SimSun"/>
          <w:color w:val="000000" w:themeColor="text1"/>
          <w:lang w:val="en-IN"/>
        </w:rPr>
        <w:t>.</w:t>
      </w:r>
      <w:r w:rsidR="00C645B0">
        <w:rPr>
          <w:rFonts w:eastAsia="SimSun"/>
          <w:color w:val="000000" w:themeColor="text1"/>
          <w:lang w:val="en-IN"/>
        </w:rPr>
        <w:t xml:space="preserve"> 6)</w:t>
      </w:r>
      <w:r>
        <w:rPr>
          <w:rFonts w:eastAsia="SimSun"/>
          <w:color w:val="000000" w:themeColor="text1"/>
          <w:lang w:val="en-IN"/>
        </w:rPr>
        <w:t xml:space="preserve"> and is often preferred as a healthy food to terrestrial meat</w:t>
      </w:r>
      <w:r>
        <w:rPr>
          <w:rFonts w:eastAsia="SimSun"/>
          <w:color w:val="000000" w:themeColor="text1"/>
        </w:rPr>
        <w:t>.</w:t>
      </w:r>
      <w:r>
        <w:rPr>
          <w:rFonts w:eastAsia="SimSun"/>
          <w:color w:val="000000" w:themeColor="text1"/>
          <w:lang w:val="en-IN"/>
        </w:rPr>
        <w:fldChar w:fldCharType="begin"/>
      </w:r>
      <w:r w:rsidR="00E82E9B">
        <w:rPr>
          <w:rFonts w:eastAsia="SimSun"/>
          <w:color w:val="000000" w:themeColor="text1"/>
          <w:lang w:val="en-IN"/>
        </w:rPr>
        <w:instrText xml:space="preserve"> ADDIN EN.CITE &lt;EndNote&gt;&lt;Cite&gt;&lt;Author&gt;Wang&lt;/Author&gt;&lt;Year&gt;2015&lt;/Year&gt;&lt;RecNum&gt;646&lt;/RecNum&gt;&lt;DisplayText&gt;&lt;style face="superscript"&gt;53&lt;/style&gt;&lt;/DisplayText&gt;&lt;record&gt;&lt;rec-number&gt;646&lt;/rec-number&gt;&lt;foreign-keys&gt;&lt;key app="EN" db-id="0zvrtv5w82pv06eereq5rxf6rr00arp2f0zt" timestamp="1606238800"&gt;646&lt;/key&gt;&lt;/foreign-keys&gt;&lt;ref-type name="Journal Article"&gt;17&lt;/ref-type&gt;&lt;contributors&gt;&lt;authors&gt;&lt;author&gt;Wang, Z.H.&lt;/author&gt;&lt;author&gt;Zhai, F.Y.&lt;/author&gt;&lt;author&gt;Wang, H.J.&lt;/author&gt;&lt;author&gt;Zhang, J.G.&lt;/author&gt;&lt;author&gt;Du, W. W.&lt;/author&gt;&lt;author&gt;Su, C.&lt;/author&gt;&lt;author&gt;Zhang, J.&lt;/author&gt;&lt;author&gt;Jiang, H.R.&lt;/author&gt;&lt;author&gt;Zhang, B.&lt;/author&gt;&lt;/authors&gt;&lt;/contributors&gt;&lt;titles&gt;&lt;title&gt;Secular trends in meat and seafood consumption patterns among Chinese adults, 1991–2011&lt;/title&gt;&lt;secondary-title&gt;European Journal of Clinical Nutrition&lt;/secondary-title&gt;&lt;/titles&gt;&lt;periodical&gt;&lt;full-title&gt;European Journal of Clinical Nutrition&lt;/full-title&gt;&lt;/periodical&gt;&lt;volume&gt;69(2)&lt;/volume&gt;&lt;dates&gt;&lt;year&gt;2015&lt;/year&gt;&lt;/dates&gt;&lt;urls&gt;&lt;/urls&gt;&lt;/record&gt;&lt;/Cite&gt;&lt;/EndNote&gt;</w:instrText>
      </w:r>
      <w:r>
        <w:rPr>
          <w:rFonts w:eastAsia="SimSun"/>
          <w:color w:val="000000" w:themeColor="text1"/>
          <w:lang w:val="en-IN"/>
        </w:rPr>
        <w:fldChar w:fldCharType="separate"/>
      </w:r>
      <w:r w:rsidR="00E82E9B" w:rsidRPr="00E82E9B">
        <w:rPr>
          <w:rFonts w:eastAsia="SimSun"/>
          <w:noProof/>
          <w:color w:val="000000" w:themeColor="text1"/>
          <w:vertAlign w:val="superscript"/>
          <w:lang w:val="en-IN"/>
        </w:rPr>
        <w:t>53</w:t>
      </w:r>
      <w:r>
        <w:rPr>
          <w:rFonts w:eastAsia="SimSun"/>
          <w:color w:val="000000" w:themeColor="text1"/>
          <w:lang w:val="en-IN"/>
        </w:rPr>
        <w:fldChar w:fldCharType="end"/>
      </w:r>
      <w:r>
        <w:rPr>
          <w:rFonts w:eastAsia="SimSun"/>
          <w:color w:val="000000" w:themeColor="text1"/>
          <w:lang w:val="en-IN"/>
        </w:rPr>
        <w:t xml:space="preserve"> </w:t>
      </w:r>
      <w:r>
        <w:rPr>
          <w:rFonts w:eastAsia="SimSun"/>
          <w:color w:val="000000" w:themeColor="text1"/>
        </w:rPr>
        <w:t>D</w:t>
      </w:r>
      <w:r w:rsidRPr="00F3689A">
        <w:rPr>
          <w:rFonts w:eastAsia="SimSun"/>
          <w:color w:val="000000" w:themeColor="text1"/>
        </w:rPr>
        <w:t>emand</w:t>
      </w:r>
      <w:r>
        <w:rPr>
          <w:rFonts w:eastAsia="SimSun"/>
          <w:color w:val="000000" w:themeColor="text1"/>
        </w:rPr>
        <w:t xml:space="preserve"> </w:t>
      </w:r>
      <w:r w:rsidRPr="00F3689A">
        <w:rPr>
          <w:rFonts w:eastAsia="SimSun"/>
          <w:color w:val="000000" w:themeColor="text1"/>
        </w:rPr>
        <w:t>for eco-labeled seafood</w:t>
      </w:r>
      <w:r>
        <w:rPr>
          <w:rFonts w:eastAsia="SimSun"/>
          <w:color w:val="000000" w:themeColor="text1"/>
        </w:rPr>
        <w:t xml:space="preserve"> in China is also increasing</w:t>
      </w:r>
      <w:r>
        <w:rPr>
          <w:rFonts w:eastAsia="SimSun"/>
          <w:color w:val="000000" w:themeColor="text1"/>
        </w:rPr>
        <w:fldChar w:fldCharType="begin"/>
      </w:r>
      <w:r w:rsidR="00E82E9B">
        <w:rPr>
          <w:rFonts w:eastAsia="SimSun"/>
          <w:color w:val="000000" w:themeColor="text1"/>
        </w:rPr>
        <w:instrText xml:space="preserve"> ADDIN EN.CITE &lt;EndNote&gt;&lt;Cite&gt;&lt;Author&gt;Xu&lt;/Author&gt;&lt;Year&gt;2012&lt;/Year&gt;&lt;RecNum&gt;644&lt;/RecNum&gt;&lt;DisplayText&gt;&lt;style face="superscript"&gt;54&lt;/style&gt;&lt;/DisplayText&gt;&lt;record&gt;&lt;rec-number&gt;644&lt;/rec-number&gt;&lt;foreign-keys&gt;&lt;key app="EN" db-id="0zvrtv5w82pv06eereq5rxf6rr00arp2f0zt" timestamp="1606238409"&gt;644&lt;/key&gt;&lt;/foreign-keys&gt;&lt;ref-type name="Journal Article"&gt;17&lt;/ref-type&gt;&lt;contributors&gt;&lt;authors&gt;&lt;author&gt;Xu, P.&lt;/author&gt;&lt;author&gt;Zeng, Y.&lt;/author&gt;&lt;author&gt;Fong, Q.&lt;/author&gt;&lt;author&gt;Lone, T.&lt;/author&gt;&lt;author&gt;Liu, Y.&lt;/author&gt;&lt;/authors&gt;&lt;/contributors&gt;&lt;titles&gt;&lt;title&gt;Chinese consumers&amp;apos; willingness to pay for green- and eco-labeled seafood&lt;/title&gt;&lt;secondary-title&gt;Food Control&lt;/secondary-title&gt;&lt;/titles&gt;&lt;periodical&gt;&lt;full-title&gt;Food Control&lt;/full-title&gt;&lt;/periodical&gt;&lt;pages&gt;74-82&lt;/pages&gt;&lt;volume&gt;28&lt;/volume&gt;&lt;dates&gt;&lt;year&gt;2012&lt;/year&gt;&lt;/dates&gt;&lt;urls&gt;&lt;/urls&gt;&lt;/record&gt;&lt;/Cite&gt;&lt;/EndNote&gt;</w:instrText>
      </w:r>
      <w:r>
        <w:rPr>
          <w:rFonts w:eastAsia="SimSun"/>
          <w:color w:val="000000" w:themeColor="text1"/>
        </w:rPr>
        <w:fldChar w:fldCharType="separate"/>
      </w:r>
      <w:r w:rsidR="00E82E9B" w:rsidRPr="00E82E9B">
        <w:rPr>
          <w:rFonts w:eastAsia="SimSun"/>
          <w:noProof/>
          <w:color w:val="000000" w:themeColor="text1"/>
          <w:vertAlign w:val="superscript"/>
        </w:rPr>
        <w:t>54</w:t>
      </w:r>
      <w:r>
        <w:rPr>
          <w:rFonts w:eastAsia="SimSun"/>
          <w:color w:val="000000" w:themeColor="text1"/>
        </w:rPr>
        <w:fldChar w:fldCharType="end"/>
      </w:r>
      <w:ins w:id="60" w:author="Malin Jonell" w:date="2021-05-20T09:51:00Z">
        <w:r w:rsidR="00E76054">
          <w:rPr>
            <w:rFonts w:eastAsia="SimSun"/>
            <w:color w:val="000000" w:themeColor="text1"/>
          </w:rPr>
          <w:t>, albeit from a low level</w:t>
        </w:r>
      </w:ins>
      <w:r>
        <w:rPr>
          <w:rFonts w:eastAsia="SimSun"/>
          <w:color w:val="000000" w:themeColor="text1"/>
        </w:rPr>
        <w:t xml:space="preserve">. </w:t>
      </w:r>
    </w:p>
    <w:p w14:paraId="5C23DA8B" w14:textId="01BC31D0" w:rsidR="00E8314A" w:rsidRDefault="00E8314A"/>
    <w:p w14:paraId="2BCFB9D4" w14:textId="5DF8359C" w:rsidR="00AF1B36" w:rsidRPr="00E8314A" w:rsidRDefault="00AF1B36">
      <w:r>
        <w:rPr>
          <w:noProof/>
        </w:rPr>
        <w:lastRenderedPageBreak/>
        <w:drawing>
          <wp:inline distT="0" distB="0" distL="0" distR="0" wp14:anchorId="162D8568" wp14:editId="54FA23EC">
            <wp:extent cx="5943401" cy="2898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a:extLst>
                        <a:ext uri="{28A0092B-C50C-407E-A947-70E740481C1C}">
                          <a14:useLocalDpi xmlns:a14="http://schemas.microsoft.com/office/drawing/2010/main" val="0"/>
                        </a:ext>
                      </a:extLst>
                    </a:blip>
                    <a:srcRect l="-3" t="19312" r="3" b="17575"/>
                    <a:stretch/>
                  </pic:blipFill>
                  <pic:spPr bwMode="auto">
                    <a:xfrm>
                      <a:off x="0" y="0"/>
                      <a:ext cx="5943600" cy="2898745"/>
                    </a:xfrm>
                    <a:prstGeom prst="rect">
                      <a:avLst/>
                    </a:prstGeom>
                    <a:ln>
                      <a:noFill/>
                    </a:ln>
                    <a:extLst>
                      <a:ext uri="{53640926-AAD7-44D8-BBD7-CCE9431645EC}">
                        <a14:shadowObscured xmlns:a14="http://schemas.microsoft.com/office/drawing/2010/main"/>
                      </a:ext>
                    </a:extLst>
                  </pic:spPr>
                </pic:pic>
              </a:graphicData>
            </a:graphic>
          </wp:inline>
        </w:drawing>
      </w:r>
    </w:p>
    <w:p w14:paraId="4409AE2A" w14:textId="3BB2EAC3" w:rsidR="005B6D34" w:rsidRDefault="005B6D34" w:rsidP="005B6D34">
      <w:pPr>
        <w:jc w:val="both"/>
        <w:rPr>
          <w:sz w:val="20"/>
          <w:szCs w:val="20"/>
        </w:rPr>
      </w:pPr>
      <w:r w:rsidRPr="00172D1C">
        <w:rPr>
          <w:sz w:val="20"/>
          <w:szCs w:val="20"/>
        </w:rPr>
        <w:t>Fig</w:t>
      </w:r>
      <w:r>
        <w:rPr>
          <w:sz w:val="20"/>
          <w:szCs w:val="20"/>
        </w:rPr>
        <w:t xml:space="preserve">ure </w:t>
      </w:r>
      <w:r w:rsidR="00BB64F2">
        <w:rPr>
          <w:sz w:val="20"/>
          <w:szCs w:val="20"/>
        </w:rPr>
        <w:t>7</w:t>
      </w:r>
      <w:r w:rsidRPr="00172D1C">
        <w:rPr>
          <w:sz w:val="20"/>
          <w:szCs w:val="20"/>
        </w:rPr>
        <w:t>: Per capita animal</w:t>
      </w:r>
      <w:ins w:id="61" w:author="Michelle Tigchelaar" w:date="2021-05-19T10:49:00Z">
        <w:r w:rsidR="005670B7">
          <w:rPr>
            <w:sz w:val="20"/>
            <w:szCs w:val="20"/>
          </w:rPr>
          <w:t xml:space="preserve"> </w:t>
        </w:r>
      </w:ins>
      <w:del w:id="62" w:author="Michelle Tigchelaar" w:date="2021-05-19T10:49:00Z">
        <w:r w:rsidDel="005670B7">
          <w:rPr>
            <w:sz w:val="20"/>
            <w:szCs w:val="20"/>
          </w:rPr>
          <w:delText>-</w:delText>
        </w:r>
      </w:del>
      <w:r>
        <w:rPr>
          <w:sz w:val="20"/>
          <w:szCs w:val="20"/>
        </w:rPr>
        <w:t>source food</w:t>
      </w:r>
      <w:r w:rsidRPr="00172D1C">
        <w:rPr>
          <w:sz w:val="20"/>
          <w:szCs w:val="20"/>
        </w:rPr>
        <w:t xml:space="preserve"> consumption: beef, poultry, pork, and </w:t>
      </w:r>
      <w:r>
        <w:rPr>
          <w:sz w:val="20"/>
          <w:szCs w:val="20"/>
        </w:rPr>
        <w:t xml:space="preserve">seafood </w:t>
      </w:r>
      <w:r w:rsidRPr="00172D1C">
        <w:rPr>
          <w:sz w:val="20"/>
          <w:szCs w:val="20"/>
        </w:rPr>
        <w:t>(1975, 1995, and 2015)</w:t>
      </w:r>
      <w:r w:rsidRPr="00172D1C">
        <w:rPr>
          <w:sz w:val="20"/>
          <w:szCs w:val="20"/>
          <w:lang w:val="en-CA"/>
        </w:rPr>
        <w:t>. Seafood includes all</w:t>
      </w:r>
      <w:r>
        <w:rPr>
          <w:sz w:val="20"/>
          <w:szCs w:val="20"/>
          <w:lang w:val="en-CA"/>
        </w:rPr>
        <w:t xml:space="preserve"> freshwater and marine</w:t>
      </w:r>
      <w:r w:rsidRPr="00172D1C">
        <w:rPr>
          <w:sz w:val="20"/>
          <w:szCs w:val="20"/>
          <w:lang w:val="en-CA"/>
        </w:rPr>
        <w:t xml:space="preserve"> species</w:t>
      </w:r>
      <w:r>
        <w:rPr>
          <w:sz w:val="20"/>
          <w:szCs w:val="20"/>
          <w:lang w:val="en-CA"/>
        </w:rPr>
        <w:t xml:space="preserve"> of finfish</w:t>
      </w:r>
      <w:r w:rsidRPr="00172D1C">
        <w:rPr>
          <w:sz w:val="20"/>
          <w:szCs w:val="20"/>
          <w:lang w:val="en-CA"/>
        </w:rPr>
        <w:t>, crustaceans, cephalopods, and molluscs in edible weight with conversion from live-to-edible based on conversion factors reported</w:t>
      </w:r>
      <w:r>
        <w:rPr>
          <w:sz w:val="20"/>
          <w:szCs w:val="20"/>
          <w:lang w:val="en-CA"/>
        </w:rPr>
        <w:t xml:space="preserve"> in the Methods section</w:t>
      </w:r>
      <w:r w:rsidRPr="00172D1C">
        <w:rPr>
          <w:sz w:val="20"/>
          <w:szCs w:val="20"/>
          <w:lang w:val="en-CA"/>
        </w:rPr>
        <w:t>.</w:t>
      </w:r>
      <w:r>
        <w:rPr>
          <w:sz w:val="20"/>
          <w:szCs w:val="20"/>
          <w:lang w:val="en-CA"/>
        </w:rPr>
        <w:t xml:space="preserve"> Note the differences in scales along the y-axes, indicating that India and Nigeria consume significantly less seafood and meat on a per capita basis than China and Chile. Seafood consumption per capita has risen in all locations except for Chile, where terrestrial meat consumption (particularly poultry and pork) has increased significantly. China has higher consumption per capita of pork than seafood. </w:t>
      </w:r>
      <w:r w:rsidRPr="00172D1C">
        <w:rPr>
          <w:sz w:val="20"/>
          <w:szCs w:val="20"/>
        </w:rPr>
        <w:t xml:space="preserve">Data </w:t>
      </w:r>
      <w:r>
        <w:rPr>
          <w:sz w:val="20"/>
          <w:szCs w:val="20"/>
        </w:rPr>
        <w:t>s</w:t>
      </w:r>
      <w:r w:rsidRPr="00172D1C">
        <w:rPr>
          <w:sz w:val="20"/>
          <w:szCs w:val="20"/>
        </w:rPr>
        <w:t>ource: FAO</w:t>
      </w:r>
      <w:r>
        <w:rPr>
          <w:sz w:val="20"/>
          <w:szCs w:val="20"/>
        </w:rPr>
        <w:t>STAT</w:t>
      </w:r>
      <w:r>
        <w:rPr>
          <w:sz w:val="20"/>
          <w:szCs w:val="20"/>
        </w:rPr>
        <w:fldChar w:fldCharType="begin"/>
      </w:r>
      <w:r w:rsidR="00C064FC">
        <w:rPr>
          <w:sz w:val="20"/>
          <w:szCs w:val="20"/>
        </w:rPr>
        <w:instrText xml:space="preserve"> ADDIN EN.CITE &lt;EndNote&gt;&lt;Cite ExcludeAuth="1"&gt;&lt;Author&gt;FAOSTAT&lt;/Author&gt;&lt;Year&gt;2020&lt;/Year&gt;&lt;RecNum&gt;825&lt;/RecNum&gt;&lt;DisplayText&gt;&lt;style face="superscript"&gt;18&lt;/style&gt;&lt;/DisplayText&gt;&lt;record&gt;&lt;rec-number&gt;825&lt;/rec-number&gt;&lt;foreign-keys&gt;&lt;key app="EN" db-id="0zvrtv5w82pv06eereq5rxf6rr00arp2f0zt" timestamp="1610126523"&gt;825&lt;/key&gt;&lt;/foreign-keys&gt;&lt;ref-type name="Dataset"&gt;59&lt;/ref-type&gt;&lt;contributors&gt;&lt;authors&gt;&lt;author&gt;FAOSTAT,&lt;/author&gt;&lt;/authors&gt;&lt;/contributors&gt;&lt;titles&gt;&lt;title&gt;Food and agriculture data&lt;/title&gt;&lt;/titles&gt;&lt;dates&gt;&lt;year&gt;2020&lt;/year&gt;&lt;/dates&gt;&lt;publisher&gt;FAOSTAT&lt;/publisher&gt;&lt;urls&gt;&lt;related-urls&gt;&lt;url&gt;http://www.fao.org/faostat/en/#home&lt;/url&gt;&lt;/related-urls&gt;&lt;/urls&gt;&lt;/record&gt;&lt;/Cite&gt;&lt;/EndNote&gt;</w:instrText>
      </w:r>
      <w:r>
        <w:rPr>
          <w:sz w:val="20"/>
          <w:szCs w:val="20"/>
        </w:rPr>
        <w:fldChar w:fldCharType="separate"/>
      </w:r>
      <w:r w:rsidR="00C064FC" w:rsidRPr="00C064FC">
        <w:rPr>
          <w:noProof/>
          <w:sz w:val="20"/>
          <w:szCs w:val="20"/>
          <w:vertAlign w:val="superscript"/>
        </w:rPr>
        <w:t>18</w:t>
      </w:r>
      <w:r>
        <w:rPr>
          <w:sz w:val="20"/>
          <w:szCs w:val="20"/>
        </w:rPr>
        <w:fldChar w:fldCharType="end"/>
      </w:r>
      <w:r>
        <w:rPr>
          <w:sz w:val="20"/>
          <w:szCs w:val="20"/>
        </w:rPr>
        <w:t>.</w:t>
      </w:r>
    </w:p>
    <w:p w14:paraId="3194ECDC" w14:textId="77777777" w:rsidR="005B6D34" w:rsidRPr="005B6D34" w:rsidRDefault="005B6D34"/>
    <w:p w14:paraId="2C6392FF" w14:textId="77777777" w:rsidR="002F2DC3" w:rsidRDefault="002F2DC3" w:rsidP="002F2DC3">
      <w:pPr>
        <w:spacing w:line="480" w:lineRule="auto"/>
        <w:jc w:val="both"/>
        <w:rPr>
          <w:i/>
          <w:iCs/>
        </w:rPr>
      </w:pPr>
    </w:p>
    <w:p w14:paraId="2A70193B" w14:textId="62E4B3C2" w:rsidR="002F2DC3" w:rsidRPr="00A25803" w:rsidRDefault="00C317E2" w:rsidP="002F2DC3">
      <w:pPr>
        <w:spacing w:line="480" w:lineRule="auto"/>
        <w:jc w:val="both"/>
        <w:rPr>
          <w:u w:val="single"/>
        </w:rPr>
      </w:pPr>
      <w:r>
        <w:rPr>
          <w:u w:val="single"/>
        </w:rPr>
        <w:t xml:space="preserve">2.3.2 </w:t>
      </w:r>
      <w:r w:rsidR="002F2DC3" w:rsidRPr="00A25803">
        <w:rPr>
          <w:u w:val="single"/>
        </w:rPr>
        <w:t>India</w:t>
      </w:r>
    </w:p>
    <w:p w14:paraId="2984B8A3" w14:textId="457A88E3" w:rsidR="002F2DC3" w:rsidRDefault="002F2DC3" w:rsidP="002F2DC3">
      <w:pPr>
        <w:spacing w:line="480" w:lineRule="auto"/>
        <w:jc w:val="both"/>
      </w:pPr>
      <w:r w:rsidRPr="00EF5862">
        <w:t>India is the second</w:t>
      </w:r>
      <w:r>
        <w:t>-</w:t>
      </w:r>
      <w:r w:rsidRPr="00EF5862">
        <w:t xml:space="preserve">largest producer and consumer of fish </w:t>
      </w:r>
      <w:r>
        <w:t>globally and a leading exporter</w:t>
      </w:r>
      <w:r w:rsidR="007055CD">
        <w:t>, although consumption per capita is well below the world average</w:t>
      </w:r>
      <w:r>
        <w:t xml:space="preserve"> (Fig, </w:t>
      </w:r>
      <w:r w:rsidR="00C40EFF">
        <w:t>5</w:t>
      </w:r>
      <w:r>
        <w:t xml:space="preserve">, </w:t>
      </w:r>
      <w:r w:rsidRPr="00E727B5">
        <w:t>SI.</w:t>
      </w:r>
      <w:r w:rsidR="00E727B5">
        <w:t>5</w:t>
      </w:r>
      <w:r>
        <w:t>)</w:t>
      </w:r>
      <w:r w:rsidRPr="00EF5862">
        <w:t>. National Sample Survey Reports</w:t>
      </w:r>
      <w:r>
        <w:t xml:space="preserve"> from 1987-88 to 2011-</w:t>
      </w:r>
      <w:r w:rsidRPr="007374CE">
        <w:t>12</w:t>
      </w:r>
      <w:r w:rsidR="007374CE">
        <w:t xml:space="preserve"> </w:t>
      </w:r>
      <w:r>
        <w:t>show that</w:t>
      </w:r>
      <w:r w:rsidR="00451CFE">
        <w:t xml:space="preserve"> average</w:t>
      </w:r>
      <w:r>
        <w:t xml:space="preserve"> consumption increased from 1.92 to 2.64 kg/cap/year</w:t>
      </w:r>
      <w:r w:rsidR="007055CD">
        <w:t xml:space="preserve"> and t</w:t>
      </w:r>
      <w:r>
        <w:t>he share of households</w:t>
      </w:r>
      <w:r w:rsidR="007055CD">
        <w:t xml:space="preserve"> consuming fish regularly</w:t>
      </w:r>
      <w:r>
        <w:t xml:space="preserve"> rose from 27% to 32%</w:t>
      </w:r>
      <w:r w:rsidR="007055CD">
        <w:t>; however, one-third of all households in India reported eating no fish at all in 2011-12</w:t>
      </w:r>
      <w:r w:rsidR="00656B47">
        <w:fldChar w:fldCharType="begin"/>
      </w:r>
      <w:r w:rsidR="00E82E9B">
        <w:instrText xml:space="preserve"> ADDIN EN.CITE &lt;EndNote&gt;&lt;Cite&gt;&lt;Author&gt;NSSO&lt;/Author&gt;&lt;Year&gt;1997&lt;/Year&gt;&lt;RecNum&gt;796&lt;/RecNum&gt;&lt;DisplayText&gt;&lt;style face="superscript"&gt;55,56&lt;/style&gt;&lt;/DisplayText&gt;&lt;record&gt;&lt;rec-number&gt;796&lt;/rec-number&gt;&lt;foreign-keys&gt;&lt;key app="EN" db-id="0zvrtv5w82pv06eereq5rxf6rr00arp2f0zt" timestamp="1610069552"&gt;796&lt;/key&gt;&lt;/foreign-keys&gt;&lt;ref-type name="Report"&gt;27&lt;/ref-type&gt;&lt;contributors&gt;&lt;authors&gt;&lt;author&gt;NSSO&lt;/author&gt;&lt;/authors&gt;&lt;/contributors&gt;&lt;titles&gt;&lt;title&gt;Consumption of Some Important Commodities in India. NSS 50th Round&lt;/title&gt;&lt;/titles&gt;&lt;dates&gt;&lt;year&gt;1997&lt;/year&gt;&lt;/dates&gt;&lt;publisher&gt;National Sample Survey Organization. Ministry of Statistics and Programme Implementation,  Government of India&lt;/publisher&gt;&lt;isbn&gt;404&lt;/isbn&gt;&lt;urls&gt;&lt;/urls&gt;&lt;/record&gt;&lt;/Cite&gt;&lt;Cite&gt;&lt;Author&gt;NSSO&lt;/Author&gt;&lt;Year&gt;2014&lt;/Year&gt;&lt;RecNum&gt;797&lt;/RecNum&gt;&lt;record&gt;&lt;rec-number&gt;797&lt;/rec-number&gt;&lt;foreign-keys&gt;&lt;key app="EN" db-id="0zvrtv5w82pv06eereq5rxf6rr00arp2f0zt" timestamp="1610069607"&gt;797&lt;/key&gt;&lt;/foreign-keys&gt;&lt;ref-type name="Report"&gt;27&lt;/ref-type&gt;&lt;contributors&gt;&lt;authors&gt;&lt;author&gt;NSSO&lt;/author&gt;&lt;/authors&gt;&lt;/contributors&gt;&lt;titles&gt;&lt;title&gt;Household Consumption of Various Goods and Services in India 2011-12. NSS 68th Round&lt;/title&gt;&lt;/titles&gt;&lt;dates&gt;&lt;year&gt;2014&lt;/year&gt;&lt;/dates&gt;&lt;publisher&gt;National Sample Survey Organization. Ministry of Statistics and Programme Implementation, Government of India&lt;/publisher&gt;&lt;isbn&gt;558&lt;/isbn&gt;&lt;urls&gt;&lt;/urls&gt;&lt;/record&gt;&lt;/Cite&gt;&lt;/EndNote&gt;</w:instrText>
      </w:r>
      <w:r w:rsidR="00656B47">
        <w:fldChar w:fldCharType="separate"/>
      </w:r>
      <w:r w:rsidR="00E82E9B" w:rsidRPr="00E82E9B">
        <w:rPr>
          <w:noProof/>
          <w:vertAlign w:val="superscript"/>
        </w:rPr>
        <w:t>55,56</w:t>
      </w:r>
      <w:r w:rsidR="00656B47">
        <w:fldChar w:fldCharType="end"/>
      </w:r>
      <w:r>
        <w:t xml:space="preserve">. Annual per capita fish consumption </w:t>
      </w:r>
      <w:r w:rsidR="003E2C60">
        <w:t xml:space="preserve">estimated from </w:t>
      </w:r>
      <w:r>
        <w:t>national survey</w:t>
      </w:r>
      <w:r w:rsidR="003E2C60">
        <w:t xml:space="preserve"> data</w:t>
      </w:r>
      <w:r>
        <w:t xml:space="preserve"> was below that published by FAO</w:t>
      </w:r>
      <w:r w:rsidR="00C40EFF">
        <w:t xml:space="preserve"> (Fig. 4)</w:t>
      </w:r>
      <w:r>
        <w:t xml:space="preserve">, underscoring major estimation and reporting </w:t>
      </w:r>
      <w:r w:rsidR="00451CFE">
        <w:t xml:space="preserve">inconsistencies </w:t>
      </w:r>
      <w:r>
        <w:t xml:space="preserve">at the national scale. </w:t>
      </w:r>
    </w:p>
    <w:p w14:paraId="1672ADA1" w14:textId="4F5BBE61" w:rsidR="00386426" w:rsidRDefault="002F2DC3" w:rsidP="00386426">
      <w:pPr>
        <w:spacing w:line="480" w:lineRule="auto"/>
        <w:jc w:val="both"/>
      </w:pPr>
      <w:r>
        <w:tab/>
      </w:r>
      <w:r w:rsidR="00C425F3">
        <w:t>National Sample Surveys reveal s</w:t>
      </w:r>
      <w:r w:rsidR="00637584">
        <w:t>ubstantial</w:t>
      </w:r>
      <w:r w:rsidR="00451CFE">
        <w:t xml:space="preserve"> variation in fish consumption</w:t>
      </w:r>
      <w:r w:rsidR="00C425F3">
        <w:t xml:space="preserve"> among states</w:t>
      </w:r>
      <w:r w:rsidR="00656B47">
        <w:fldChar w:fldCharType="begin"/>
      </w:r>
      <w:r w:rsidR="00E82E9B">
        <w:instrText xml:space="preserve"> ADDIN EN.CITE &lt;EndNote&gt;&lt;Cite&gt;&lt;Author&gt;NSSO&lt;/Author&gt;&lt;Year&gt;2014&lt;/Year&gt;&lt;RecNum&gt;797&lt;/RecNum&gt;&lt;DisplayText&gt;&lt;style face="superscript"&gt;56&lt;/style&gt;&lt;/DisplayText&gt;&lt;record&gt;&lt;rec-number&gt;797&lt;/rec-number&gt;&lt;foreign-keys&gt;&lt;key app="EN" db-id="0zvrtv5w82pv06eereq5rxf6rr00arp2f0zt" timestamp="1610069607"&gt;797&lt;/key&gt;&lt;/foreign-keys&gt;&lt;ref-type name="Report"&gt;27&lt;/ref-type&gt;&lt;contributors&gt;&lt;authors&gt;&lt;author&gt;NSSO&lt;/author&gt;&lt;/authors&gt;&lt;/contributors&gt;&lt;titles&gt;&lt;title&gt;Household Consumption of Various Goods and Services in India 2011-12. NSS 68th Round&lt;/title&gt;&lt;/titles&gt;&lt;dates&gt;&lt;year&gt;2014&lt;/year&gt;&lt;/dates&gt;&lt;publisher&gt;National Sample Survey Organization. Ministry of Statistics and Programme Implementation, Government of India&lt;/publisher&gt;&lt;isbn&gt;558&lt;/isbn&gt;&lt;urls&gt;&lt;/urls&gt;&lt;/record&gt;&lt;/Cite&gt;&lt;/EndNote&gt;</w:instrText>
      </w:r>
      <w:r w:rsidR="00656B47">
        <w:fldChar w:fldCharType="separate"/>
      </w:r>
      <w:r w:rsidR="00E82E9B" w:rsidRPr="00E82E9B">
        <w:rPr>
          <w:noProof/>
          <w:vertAlign w:val="superscript"/>
        </w:rPr>
        <w:t>56</w:t>
      </w:r>
      <w:r w:rsidR="00656B47">
        <w:fldChar w:fldCharType="end"/>
      </w:r>
      <w:r w:rsidR="00451CFE">
        <w:t xml:space="preserve">. </w:t>
      </w:r>
      <w:r>
        <w:t>Ninety percent of all households in Assam, Kerala, and West Bengal eat fish regularly, compared to less than 2% of households in Himachal Pradesh, Haryana, Punjab and Rajasthan</w:t>
      </w:r>
      <w:r w:rsidR="00796516">
        <w:t>.</w:t>
      </w:r>
      <w:r w:rsidR="00C425F3">
        <w:t xml:space="preserve"> In states </w:t>
      </w:r>
      <w:r w:rsidR="00C425F3">
        <w:lastRenderedPageBreak/>
        <w:t xml:space="preserve">where fish </w:t>
      </w:r>
      <w:r w:rsidR="00CF4A1D">
        <w:t>is</w:t>
      </w:r>
      <w:r w:rsidR="00EA4F15">
        <w:t xml:space="preserve"> not a common </w:t>
      </w:r>
      <w:r w:rsidR="00C425F3">
        <w:t>food, urban and wealthier households report lower consumption than their rural and poorer counterparts.</w:t>
      </w:r>
      <w:r w:rsidR="00796516">
        <w:t xml:space="preserve"> </w:t>
      </w:r>
      <w:r>
        <w:t>Fish consumption is</w:t>
      </w:r>
      <w:r w:rsidR="00C425F3">
        <w:t xml:space="preserve"> also</w:t>
      </w:r>
      <w:r>
        <w:t xml:space="preserve"> higher in Muslim versus Hindu households, and in Schedule Tribe versus upper caste households</w:t>
      </w:r>
      <w:r w:rsidRPr="00563C1E">
        <w:t>.</w:t>
      </w:r>
      <w:r w:rsidR="00C425F3">
        <w:t xml:space="preserve"> Households that do not </w:t>
      </w:r>
      <w:r w:rsidR="00EA4F15">
        <w:t xml:space="preserve">consume </w:t>
      </w:r>
      <w:r w:rsidR="00C425F3">
        <w:t xml:space="preserve">fish typically adhere to vegetarian diets and are significantly less likely to report consumption of meat (beef, chicken, mutton, or pork) or eggs. </w:t>
      </w:r>
      <w:r>
        <w:t xml:space="preserve"> </w:t>
      </w:r>
      <w:r w:rsidR="00EA4F15">
        <w:t>F</w:t>
      </w:r>
      <w:r>
        <w:t>ish</w:t>
      </w:r>
      <w:r w:rsidRPr="00EF5862">
        <w:t xml:space="preserve"> consumption is </w:t>
      </w:r>
      <w:r>
        <w:t>more common</w:t>
      </w:r>
      <w:r w:rsidRPr="00EF5862">
        <w:t xml:space="preserve"> in the predominantly rice-eating southern and eastern states</w:t>
      </w:r>
      <w:r>
        <w:t xml:space="preserve"> -- mainly due to agroecological conditions, availability, and regional cuisines -- than</w:t>
      </w:r>
      <w:r w:rsidRPr="00EF5862">
        <w:t xml:space="preserve"> in </w:t>
      </w:r>
      <w:r>
        <w:t>the n</w:t>
      </w:r>
      <w:r w:rsidRPr="00EF5862">
        <w:t xml:space="preserve">orth and </w:t>
      </w:r>
      <w:r>
        <w:t>w</w:t>
      </w:r>
      <w:r w:rsidRPr="00EF5862">
        <w:t>estern parts of the country</w:t>
      </w:r>
      <w:r>
        <w:t xml:space="preserve"> where wheat </w:t>
      </w:r>
      <w:r w:rsidR="00386426">
        <w:t>is the staple food</w:t>
      </w:r>
      <w:r w:rsidR="00386426">
        <w:fldChar w:fldCharType="begin"/>
      </w:r>
      <w:r w:rsidR="00386426">
        <w:instrText xml:space="preserve"> ADDIN EN.CITE &lt;EndNote&gt;&lt;Cite&gt;&lt;Author&gt;Atkin&lt;/Author&gt;&lt;Year&gt;2013&lt;/Year&gt;&lt;RecNum&gt;833&lt;/RecNum&gt;&lt;DisplayText&gt;&lt;style face="superscript"&gt;19&lt;/style&gt;&lt;/DisplayText&gt;&lt;record&gt;&lt;rec-number&gt;833&lt;/rec-number&gt;&lt;foreign-keys&gt;&lt;key app="EN" db-id="0zvrtv5w82pv06eereq5rxf6rr00arp2f0zt" timestamp="1619800540"&gt;833&lt;/key&gt;&lt;/foreign-keys&gt;&lt;ref-type name="Journal Article"&gt;17&lt;/ref-type&gt;&lt;contributors&gt;&lt;authors&gt;&lt;author&gt;Atkin, David&lt;/author&gt;&lt;/authors&gt;&lt;/contributors&gt;&lt;titles&gt;&lt;title&gt;Trades, Tastes, and Nutrition in India&lt;/title&gt;&lt;secondary-title&gt;American Economic Review&lt;/secondary-title&gt;&lt;/titles&gt;&lt;periodical&gt;&lt;full-title&gt;American Economic Review&lt;/full-title&gt;&lt;/periodical&gt;&lt;pages&gt;1629-1663&lt;/pages&gt;&lt;volume&gt;103(5)&lt;/volume&gt;&lt;dates&gt;&lt;year&gt;2013&lt;/year&gt;&lt;/dates&gt;&lt;urls&gt;&lt;/urls&gt;&lt;electronic-resource-num&gt;10.1257/aer.103.5.1629&lt;/electronic-resource-num&gt;&lt;/record&gt;&lt;/Cite&gt;&lt;/EndNote&gt;</w:instrText>
      </w:r>
      <w:r w:rsidR="00386426">
        <w:fldChar w:fldCharType="separate"/>
      </w:r>
      <w:r w:rsidR="00386426" w:rsidRPr="00386426">
        <w:rPr>
          <w:noProof/>
          <w:vertAlign w:val="superscript"/>
        </w:rPr>
        <w:t>19</w:t>
      </w:r>
      <w:r w:rsidR="00386426">
        <w:fldChar w:fldCharType="end"/>
      </w:r>
      <w:r w:rsidR="00386426">
        <w:t>.</w:t>
      </w:r>
    </w:p>
    <w:p w14:paraId="36DF1B25" w14:textId="119EDB43" w:rsidR="002F2DC3" w:rsidRDefault="00D43219" w:rsidP="00386426">
      <w:pPr>
        <w:spacing w:line="480" w:lineRule="auto"/>
        <w:ind w:firstLine="720"/>
        <w:jc w:val="both"/>
      </w:pPr>
      <w:r>
        <w:t>G</w:t>
      </w:r>
      <w:r w:rsidR="002B5160">
        <w:t>iven</w:t>
      </w:r>
      <w:r>
        <w:t xml:space="preserve"> wide inter-state </w:t>
      </w:r>
      <w:r w:rsidR="002B5160" w:rsidRPr="009D6986">
        <w:t>variation</w:t>
      </w:r>
      <w:r w:rsidR="002B5160">
        <w:t>,</w:t>
      </w:r>
      <w:r w:rsidR="00CF4A1D">
        <w:t xml:space="preserve"> </w:t>
      </w:r>
      <w:r w:rsidR="00EA4F15">
        <w:t>national-scale</w:t>
      </w:r>
      <w:r w:rsidR="00EA4F15" w:rsidRPr="009D6986">
        <w:t xml:space="preserve"> projections may </w:t>
      </w:r>
      <w:r w:rsidR="00EA4F15">
        <w:t>misestimate</w:t>
      </w:r>
      <w:r w:rsidR="00EA4F15" w:rsidRPr="009D6986">
        <w:t xml:space="preserve"> future fish consumption</w:t>
      </w:r>
      <w:r w:rsidR="00CF4A1D">
        <w:t>.</w:t>
      </w:r>
      <w:r w:rsidR="00EA4F15">
        <w:t xml:space="preserve"> </w:t>
      </w:r>
      <w:r w:rsidR="00CF4A1D">
        <w:t>E</w:t>
      </w:r>
      <w:r w:rsidR="00EA4F15">
        <w:t xml:space="preserve">xisting projections use </w:t>
      </w:r>
      <w:r w:rsidR="00937AD8">
        <w:t>single values for</w:t>
      </w:r>
      <w:r w:rsidR="00EA4F15">
        <w:t xml:space="preserve"> income and price elasticit</w:t>
      </w:r>
      <w:r w:rsidR="00937AD8">
        <w:t>ies</w:t>
      </w:r>
      <w:r w:rsidR="00EA4F15">
        <w:t xml:space="preserve"> of </w:t>
      </w:r>
      <w:r w:rsidR="002B5160">
        <w:t xml:space="preserve">fish </w:t>
      </w:r>
      <w:r w:rsidR="00EA4F15">
        <w:t>demand for the entire country</w:t>
      </w:r>
      <w:r w:rsidR="00656B47">
        <w:fldChar w:fldCharType="begin">
          <w:fldData xml:space="preserve">PEVuZE5vdGU+PENpdGU+PEF1dGhvcj5LdW1hcjwvQXV0aG9yPjxZZWFyPjIwMDU8L1llYXI+PFJl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</w:fldData>
        </w:fldChar>
      </w:r>
      <w:r w:rsidR="00E82E9B">
        <w:instrText xml:space="preserve"> ADDIN EN.CITE </w:instrText>
      </w:r>
      <w:r w:rsidR="00E82E9B">
        <w:fldChar w:fldCharType="begin">
          <w:fldData xml:space="preserve">PEVuZE5vdGU+PENpdGU+PEF1dGhvcj5LdW1hcjwvQXV0aG9yPjxZZWFyPjIwMDU8L1llYXI+PFJl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</w:fldData>
        </w:fldChar>
      </w:r>
      <w:r w:rsidR="00E82E9B">
        <w:instrText xml:space="preserve"> ADDIN EN.CITE.DATA </w:instrText>
      </w:r>
      <w:r w:rsidR="00E82E9B">
        <w:fldChar w:fldCharType="end"/>
      </w:r>
      <w:r w:rsidR="00656B47">
        <w:fldChar w:fldCharType="separate"/>
      </w:r>
      <w:r w:rsidR="00E82E9B" w:rsidRPr="00E82E9B">
        <w:rPr>
          <w:noProof/>
          <w:vertAlign w:val="superscript"/>
        </w:rPr>
        <w:t>1,5,42</w:t>
      </w:r>
      <w:r w:rsidR="00656B47">
        <w:fldChar w:fldCharType="end"/>
      </w:r>
      <w:r w:rsidR="00EA4F15">
        <w:t xml:space="preserve"> </w:t>
      </w:r>
      <w:r w:rsidR="00CF4A1D">
        <w:t xml:space="preserve">despite </w:t>
      </w:r>
      <w:ins w:id="63" w:author="Ling" w:date="2021-05-20T12:42:00Z">
        <w:r w:rsidR="00A50637">
          <w:t>significant</w:t>
        </w:r>
      </w:ins>
      <w:del w:id="64" w:author="Ling" w:date="2021-05-20T12:42:00Z">
        <w:r w:rsidR="00CF4A1D" w:rsidDel="00A50637">
          <w:delText>large</w:delText>
        </w:r>
      </w:del>
      <w:r w:rsidR="00CF4A1D">
        <w:t xml:space="preserve"> </w:t>
      </w:r>
      <w:r w:rsidR="00EA4F15">
        <w:t>differences</w:t>
      </w:r>
      <w:r w:rsidR="00CF4A1D">
        <w:t xml:space="preserve"> in consumer behavior among states (</w:t>
      </w:r>
      <w:r w:rsidR="00E727B5" w:rsidRPr="001B7E72">
        <w:rPr>
          <w:i/>
          <w:iCs/>
        </w:rPr>
        <w:t>e.g.,</w:t>
      </w:r>
      <w:r w:rsidR="00E727B5">
        <w:t xml:space="preserve"> </w:t>
      </w:r>
      <w:r w:rsidR="00937AD8">
        <w:t>authors' calculations</w:t>
      </w:r>
      <w:r w:rsidR="000B31A9">
        <w:fldChar w:fldCharType="begin"/>
      </w:r>
      <w:r w:rsidR="00E82E9B">
        <w:instrText xml:space="preserve"> ADDIN EN.CITE &lt;EndNote&gt;&lt;Cite&gt;&lt;Author&gt;NSSO&lt;/Author&gt;&lt;Year&gt;2014&lt;/Year&gt;&lt;RecNum&gt;797&lt;/RecNum&gt;&lt;DisplayText&gt;&lt;style face="superscript"&gt;56&lt;/style&gt;&lt;/DisplayText&gt;&lt;record&gt;&lt;rec-number&gt;797&lt;/rec-number&gt;&lt;foreign-keys&gt;&lt;key app="EN" db-id="0zvrtv5w82pv06eereq5rxf6rr00arp2f0zt" timestamp="1610069607"&gt;797&lt;/key&gt;&lt;/foreign-keys&gt;&lt;ref-type name="Report"&gt;27&lt;/ref-type&gt;&lt;contributors&gt;&lt;authors&gt;&lt;author&gt;NSSO&lt;/author&gt;&lt;/authors&gt;&lt;/contributors&gt;&lt;titles&gt;&lt;title&gt;Household Consumption of Various Goods and Services in India 2011-12. NSS 68th Round&lt;/title&gt;&lt;/titles&gt;&lt;dates&gt;&lt;year&gt;2014&lt;/year&gt;&lt;/dates&gt;&lt;publisher&gt;National Sample Survey Organization. Ministry of Statistics and Programme Implementation, Government of India&lt;/publisher&gt;&lt;isbn&gt;558&lt;/isbn&gt;&lt;urls&gt;&lt;/urls&gt;&lt;/record&gt;&lt;/Cite&gt;&lt;/EndNote&gt;</w:instrText>
      </w:r>
      <w:r w:rsidR="000B31A9">
        <w:fldChar w:fldCharType="separate"/>
      </w:r>
      <w:r w:rsidR="00E82E9B" w:rsidRPr="00E82E9B">
        <w:rPr>
          <w:noProof/>
          <w:vertAlign w:val="superscript"/>
        </w:rPr>
        <w:t>56</w:t>
      </w:r>
      <w:r w:rsidR="000B31A9">
        <w:fldChar w:fldCharType="end"/>
      </w:r>
      <w:r w:rsidR="00937AD8">
        <w:t xml:space="preserve"> indicate </w:t>
      </w:r>
      <w:r w:rsidR="00CF4A1D">
        <w:t>the</w:t>
      </w:r>
      <w:r w:rsidR="00EA4F15">
        <w:t xml:space="preserve"> income elasticity of demand for fish is higher in the east and south</w:t>
      </w:r>
      <w:r w:rsidR="00CF4A1D">
        <w:t xml:space="preserve"> than in the north</w:t>
      </w:r>
      <w:r w:rsidR="00937AD8">
        <w:t>)</w:t>
      </w:r>
      <w:r w:rsidR="00CF4A1D">
        <w:t xml:space="preserve">. </w:t>
      </w:r>
      <w:r w:rsidR="002F2DC3">
        <w:t xml:space="preserve">For India as a whole, poultry consumption has increased in recent decades along with fish, whereas beef and pork consumption </w:t>
      </w:r>
      <w:ins w:id="65" w:author="Ling" w:date="2021-05-20T12:43:00Z">
        <w:r w:rsidR="00A50637">
          <w:t>has</w:t>
        </w:r>
      </w:ins>
      <w:del w:id="66" w:author="Ling" w:date="2021-05-20T12:43:00Z">
        <w:r w:rsidR="002F2DC3" w:rsidDel="00A50637">
          <w:delText>have</w:delText>
        </w:r>
      </w:del>
      <w:r w:rsidR="002F2DC3">
        <w:t xml:space="preserve"> fallen (Fig</w:t>
      </w:r>
      <w:r w:rsidR="008E18AD">
        <w:t>.</w:t>
      </w:r>
      <w:r w:rsidR="002F2DC3">
        <w:t xml:space="preserve"> </w:t>
      </w:r>
      <w:r w:rsidR="008E18AD">
        <w:t>7</w:t>
      </w:r>
      <w:r w:rsidR="002F2DC3">
        <w:t>). M</w:t>
      </w:r>
      <w:r w:rsidR="002F2DC3" w:rsidRPr="0064122E">
        <w:rPr>
          <w:color w:val="000000"/>
        </w:rPr>
        <w:t>ilk consumption</w:t>
      </w:r>
      <w:r w:rsidR="002F2DC3">
        <w:rPr>
          <w:color w:val="000000"/>
        </w:rPr>
        <w:t xml:space="preserve"> per capita </w:t>
      </w:r>
      <w:r w:rsidR="002F2DC3">
        <w:t>(</w:t>
      </w:r>
      <w:r w:rsidR="002F2DC3" w:rsidRPr="0064122E">
        <w:t>not shown in Fig</w:t>
      </w:r>
      <w:r>
        <w:t>.</w:t>
      </w:r>
      <w:r w:rsidR="002F2DC3" w:rsidRPr="0064122E">
        <w:t xml:space="preserve"> </w:t>
      </w:r>
      <w:r>
        <w:t>7</w:t>
      </w:r>
      <w:r w:rsidR="002F2DC3">
        <w:t>)</w:t>
      </w:r>
      <w:r w:rsidR="002F2DC3" w:rsidRPr="0064122E">
        <w:rPr>
          <w:color w:val="000000"/>
        </w:rPr>
        <w:t xml:space="preserve"> </w:t>
      </w:r>
      <w:r w:rsidR="002F2DC3">
        <w:rPr>
          <w:color w:val="000000"/>
        </w:rPr>
        <w:t>was</w:t>
      </w:r>
      <w:r w:rsidR="002F2DC3" w:rsidRPr="0064122E">
        <w:rPr>
          <w:color w:val="000000"/>
        </w:rPr>
        <w:t xml:space="preserve"> significantly lower for households where fish </w:t>
      </w:r>
      <w:r w:rsidR="002F2DC3">
        <w:rPr>
          <w:color w:val="000000"/>
        </w:rPr>
        <w:t xml:space="preserve">was </w:t>
      </w:r>
      <w:r w:rsidR="002F2DC3" w:rsidRPr="0064122E">
        <w:rPr>
          <w:color w:val="000000"/>
        </w:rPr>
        <w:t>consumed across all income classe</w:t>
      </w:r>
      <w:r w:rsidR="003A15FC">
        <w:rPr>
          <w:color w:val="000000"/>
        </w:rPr>
        <w:t>s</w:t>
      </w:r>
      <w:r w:rsidR="000B31A9">
        <w:rPr>
          <w:color w:val="000000"/>
        </w:rPr>
        <w:fldChar w:fldCharType="begin"/>
      </w:r>
      <w:r w:rsidR="00E82E9B">
        <w:rPr>
          <w:color w:val="000000"/>
        </w:rPr>
        <w:instrText xml:space="preserve"> ADDIN EN.CITE &lt;EndNote&gt;&lt;Cite&gt;&lt;Author&gt;NSSO&lt;/Author&gt;&lt;Year&gt;2014&lt;/Year&gt;&lt;RecNum&gt;797&lt;/RecNum&gt;&lt;DisplayText&gt;&lt;style face="superscript"&gt;56&lt;/style&gt;&lt;/DisplayText&gt;&lt;record&gt;&lt;rec-number&gt;797&lt;/rec-number&gt;&lt;foreign-keys&gt;&lt;key app="EN" db-id="0zvrtv5w82pv06eereq5rxf6rr00arp2f0zt" timestamp="1610069607"&gt;797&lt;/key&gt;&lt;/foreign-keys&gt;&lt;ref-type name="Report"&gt;27&lt;/ref-type&gt;&lt;contributors&gt;&lt;authors&gt;&lt;author&gt;NSSO&lt;/author&gt;&lt;/authors&gt;&lt;/contributors&gt;&lt;titles&gt;&lt;title&gt;Household Consumption of Various Goods and Services in India 2011-12. NSS 68th Round&lt;/title&gt;&lt;/titles&gt;&lt;dates&gt;&lt;year&gt;2014&lt;/year&gt;&lt;/dates&gt;&lt;publisher&gt;National Sample Survey Organization. Ministry of Statistics and Programme Implementation, Government of India&lt;/publisher&gt;&lt;isbn&gt;558&lt;/isbn&gt;&lt;urls&gt;&lt;/urls&gt;&lt;/record&gt;&lt;/Cite&gt;&lt;/EndNote&gt;</w:instrText>
      </w:r>
      <w:r w:rsidR="000B31A9">
        <w:rPr>
          <w:color w:val="000000"/>
        </w:rPr>
        <w:fldChar w:fldCharType="separate"/>
      </w:r>
      <w:r w:rsidR="00E82E9B" w:rsidRPr="00E82E9B">
        <w:rPr>
          <w:noProof/>
          <w:color w:val="000000"/>
          <w:vertAlign w:val="superscript"/>
        </w:rPr>
        <w:t>56</w:t>
      </w:r>
      <w:r w:rsidR="000B31A9">
        <w:rPr>
          <w:color w:val="000000"/>
        </w:rPr>
        <w:fldChar w:fldCharType="end"/>
      </w:r>
      <w:r w:rsidR="003A15FC">
        <w:t>.</w:t>
      </w:r>
      <w:r w:rsidR="002F2DC3">
        <w:rPr>
          <w:color w:val="000000"/>
        </w:rPr>
        <w:t xml:space="preserve"> In addition, butter, ghee, and eggs </w:t>
      </w:r>
      <w:ins w:id="67" w:author="Ling" w:date="2021-05-20T12:43:00Z">
        <w:r w:rsidR="00A50637">
          <w:rPr>
            <w:color w:val="000000"/>
          </w:rPr>
          <w:t>are</w:t>
        </w:r>
      </w:ins>
      <w:del w:id="68" w:author="Ling" w:date="2021-05-20T12:43:00Z">
        <w:r w:rsidR="002F2DC3" w:rsidDel="00A50637">
          <w:rPr>
            <w:color w:val="000000"/>
          </w:rPr>
          <w:delText>have been found to be</w:delText>
        </w:r>
      </w:del>
      <w:r w:rsidR="002F2DC3">
        <w:rPr>
          <w:color w:val="000000"/>
        </w:rPr>
        <w:t xml:space="preserve"> substitutes for fish in Indian diets</w:t>
      </w:r>
      <w:r w:rsidR="007374CE">
        <w:rPr>
          <w:color w:val="000000"/>
        </w:rPr>
        <w:fldChar w:fldCharType="begin"/>
      </w:r>
      <w:r w:rsidR="00E82E9B">
        <w:rPr>
          <w:color w:val="000000"/>
        </w:rPr>
        <w:instrText xml:space="preserve"> ADDIN EN.CITE &lt;EndNote&gt;&lt;Cite&gt;&lt;Author&gt;Golden&lt;/Author&gt;&lt;Year&gt;2021&lt;/Year&gt;&lt;RecNum&gt;787&lt;/RecNum&gt;&lt;DisplayText&gt;&lt;style face="superscript"&gt;57&lt;/style&gt;&lt;/DisplayText&gt;&lt;record&gt;&lt;rec-number&gt;787&lt;/rec-number&gt;&lt;foreign-keys&gt;&lt;key app="EN" db-id="0zvrtv5w82pv06eereq5rxf6rr00arp2f0zt" timestamp="1610067916"&gt;787&lt;/key&gt;&lt;/foreign-keys&gt;&lt;ref-type name="Journal Article"&gt;17&lt;/ref-type&gt;&lt;contributors&gt;&lt;authors&gt;&lt;author&gt;Golden, C. D.&lt;/author&gt;&lt;author&gt;Koehn, J. Z.&lt;/author&gt;&lt;author&gt;Shepon, A.&lt;/author&gt;&lt;author&gt;Passarelli, S.&lt;/author&gt;&lt;author&gt;Free, C. M.&lt;/author&gt;&lt;author&gt;Viana, D. F.&lt;/author&gt;&lt;author&gt;Matthey, H.&lt;/author&gt;&lt;author&gt;Eurich, J. G.&lt;/author&gt;&lt;author&gt;Gephart, J. A.&lt;/author&gt;&lt;/authors&gt;&lt;/contributors&gt;&lt;titles&gt;&lt;title&gt;Aquatic Foods to Nourish Nations&lt;/title&gt;&lt;secondary-title&gt;Nature&lt;/secondary-title&gt;&lt;/titles&gt;&lt;periodical&gt;&lt;full-title&gt;Nature&lt;/full-title&gt;&lt;/periodical&gt;&lt;dates&gt;&lt;year&gt;2021&lt;/year&gt;&lt;/dates&gt;&lt;urls&gt;&lt;/urls&gt;&lt;/record&gt;&lt;/Cite&gt;&lt;/EndNote&gt;</w:instrText>
      </w:r>
      <w:r w:rsidR="007374CE">
        <w:rPr>
          <w:color w:val="000000"/>
        </w:rPr>
        <w:fldChar w:fldCharType="separate"/>
      </w:r>
      <w:r w:rsidR="00E82E9B" w:rsidRPr="00E82E9B">
        <w:rPr>
          <w:noProof/>
          <w:color w:val="000000"/>
          <w:vertAlign w:val="superscript"/>
        </w:rPr>
        <w:t>57</w:t>
      </w:r>
      <w:r w:rsidR="007374CE">
        <w:rPr>
          <w:color w:val="000000"/>
        </w:rPr>
        <w:fldChar w:fldCharType="end"/>
      </w:r>
      <w:r w:rsidR="007374CE">
        <w:rPr>
          <w:color w:val="000000"/>
        </w:rPr>
        <w:t>.</w:t>
      </w:r>
    </w:p>
    <w:p w14:paraId="3BA1C957" w14:textId="77777777" w:rsidR="00A25803" w:rsidRDefault="00A25803" w:rsidP="00A25803">
      <w:pPr>
        <w:pStyle w:val="CommentText"/>
        <w:spacing w:line="480" w:lineRule="auto"/>
        <w:rPr>
          <w:rFonts w:ascii="Times New Roman" w:eastAsia="SimSun" w:hAnsi="Times New Roman" w:cs="Times New Roman"/>
          <w:i/>
          <w:iCs/>
          <w:color w:val="000000" w:themeColor="text1"/>
          <w:sz w:val="24"/>
          <w:szCs w:val="24"/>
        </w:rPr>
      </w:pPr>
    </w:p>
    <w:p w14:paraId="3CB7EF00" w14:textId="3FB07D65" w:rsidR="00A25803" w:rsidRPr="00A25803" w:rsidRDefault="00C317E2" w:rsidP="00A25803">
      <w:pPr>
        <w:pStyle w:val="CommentText"/>
        <w:spacing w:line="480" w:lineRule="auto"/>
        <w:rPr>
          <w:rFonts w:ascii="Times New Roman" w:eastAsia="SimSun" w:hAnsi="Times New Roman" w:cs="Times New Roman"/>
          <w:color w:val="000000" w:themeColor="text1"/>
          <w:sz w:val="24"/>
          <w:szCs w:val="24"/>
          <w:u w:val="single"/>
        </w:rPr>
      </w:pPr>
      <w:r>
        <w:rPr>
          <w:rFonts w:ascii="Times New Roman" w:eastAsia="SimSun" w:hAnsi="Times New Roman" w:cs="Times New Roman"/>
          <w:color w:val="000000" w:themeColor="text1"/>
          <w:sz w:val="24"/>
          <w:szCs w:val="24"/>
          <w:u w:val="single"/>
        </w:rPr>
        <w:t xml:space="preserve">2.3.3 </w:t>
      </w:r>
      <w:r w:rsidR="00A25803" w:rsidRPr="00A25803">
        <w:rPr>
          <w:rFonts w:ascii="Times New Roman" w:eastAsia="SimSun" w:hAnsi="Times New Roman" w:cs="Times New Roman"/>
          <w:color w:val="000000" w:themeColor="text1"/>
          <w:sz w:val="24"/>
          <w:szCs w:val="24"/>
          <w:u w:val="single"/>
        </w:rPr>
        <w:t>Nigeria</w:t>
      </w:r>
    </w:p>
    <w:p w14:paraId="7758B41B" w14:textId="37C4AC3C" w:rsidR="00A25803" w:rsidRDefault="00A25803" w:rsidP="00A25803">
      <w:pPr>
        <w:pStyle w:val="CommentText"/>
        <w:spacing w:line="480" w:lineRule="auto"/>
        <w:rPr>
          <w:rFonts w:ascii="Times New Roman" w:hAnsi="Times New Roman" w:cs="Times New Roman"/>
          <w:sz w:val="24"/>
          <w:szCs w:val="24"/>
        </w:rPr>
      </w:pPr>
      <w:r>
        <w:rPr>
          <w:rFonts w:ascii="Times New Roman" w:hAnsi="Times New Roman" w:cs="Times New Roman"/>
          <w:sz w:val="24"/>
          <w:szCs w:val="24"/>
        </w:rPr>
        <w:t>Apparent f</w:t>
      </w:r>
      <w:r w:rsidRPr="002F75B3">
        <w:rPr>
          <w:rFonts w:ascii="Times New Roman" w:hAnsi="Times New Roman" w:cs="Times New Roman"/>
          <w:sz w:val="24"/>
          <w:szCs w:val="24"/>
        </w:rPr>
        <w:t xml:space="preserve">ish consumption in Nigeria is estimated at </w:t>
      </w:r>
      <w:commentRangeStart w:id="69"/>
      <w:r w:rsidRPr="00A554B5">
        <w:rPr>
          <w:rFonts w:ascii="Times New Roman" w:hAnsi="Times New Roman" w:cs="Times New Roman"/>
          <w:sz w:val="24"/>
          <w:szCs w:val="24"/>
        </w:rPr>
        <w:t>11 kg/cap/year</w:t>
      </w:r>
      <w:commentRangeEnd w:id="69"/>
      <w:r w:rsidR="0095218E">
        <w:rPr>
          <w:rStyle w:val="CommentReference"/>
        </w:rPr>
        <w:commentReference w:id="69"/>
      </w:r>
      <w:r w:rsidRPr="00A554B5">
        <w:rPr>
          <w:rFonts w:ascii="Times New Roman" w:hAnsi="Times New Roman" w:cs="Times New Roman"/>
          <w:sz w:val="24"/>
          <w:szCs w:val="24"/>
        </w:rPr>
        <w:t>,</w:t>
      </w:r>
      <w:r w:rsidRPr="002F75B3">
        <w:rPr>
          <w:rFonts w:ascii="Times New Roman" w:hAnsi="Times New Roman" w:cs="Times New Roman"/>
          <w:sz w:val="24"/>
          <w:szCs w:val="24"/>
        </w:rPr>
        <w:t xml:space="preserve"> </w:t>
      </w:r>
      <w:r w:rsidR="00A2103D">
        <w:rPr>
          <w:rFonts w:ascii="Times New Roman" w:hAnsi="Times New Roman" w:cs="Times New Roman"/>
          <w:sz w:val="24"/>
          <w:szCs w:val="24"/>
        </w:rPr>
        <w:t xml:space="preserve">slightly </w:t>
      </w:r>
      <w:r w:rsidRPr="002F75B3">
        <w:rPr>
          <w:rFonts w:ascii="Times New Roman" w:hAnsi="Times New Roman" w:cs="Times New Roman"/>
          <w:sz w:val="24"/>
          <w:szCs w:val="24"/>
        </w:rPr>
        <w:t>higher than the regional average for Africa (9.9 kg/cap/year)</w:t>
      </w:r>
      <w:r>
        <w:rPr>
          <w:rFonts w:ascii="Times New Roman" w:hAnsi="Times New Roman" w:cs="Times New Roman"/>
          <w:sz w:val="24"/>
          <w:szCs w:val="24"/>
        </w:rPr>
        <w:t xml:space="preserve"> and substantially lower than the </w:t>
      </w:r>
      <w:r w:rsidRPr="002F75B3">
        <w:rPr>
          <w:rFonts w:ascii="Times New Roman" w:hAnsi="Times New Roman" w:cs="Times New Roman"/>
          <w:sz w:val="24"/>
          <w:szCs w:val="24"/>
        </w:rPr>
        <w:t xml:space="preserve">global average of </w:t>
      </w:r>
      <w:commentRangeStart w:id="70"/>
      <w:r w:rsidRPr="00A554B5">
        <w:rPr>
          <w:rFonts w:ascii="Times New Roman" w:hAnsi="Times New Roman" w:cs="Times New Roman"/>
          <w:sz w:val="24"/>
          <w:szCs w:val="24"/>
        </w:rPr>
        <w:t xml:space="preserve">20.3 </w:t>
      </w:r>
      <w:commentRangeEnd w:id="70"/>
      <w:r w:rsidR="000A71C4">
        <w:rPr>
          <w:rStyle w:val="CommentReference"/>
        </w:rPr>
        <w:commentReference w:id="70"/>
      </w:r>
      <w:r w:rsidRPr="00A554B5">
        <w:rPr>
          <w:rFonts w:ascii="Times New Roman" w:hAnsi="Times New Roman" w:cs="Times New Roman"/>
          <w:sz w:val="24"/>
          <w:szCs w:val="24"/>
        </w:rPr>
        <w:t>kg/cap/year</w:t>
      </w:r>
      <w:r w:rsidRPr="00A554B5">
        <w:rPr>
          <w:rFonts w:ascii="Times New Roman" w:hAnsi="Times New Roman" w:cs="Times New Roman"/>
          <w:sz w:val="24"/>
          <w:szCs w:val="24"/>
        </w:rPr>
        <w:fldChar w:fldCharType="begin"/>
      </w:r>
      <w:r w:rsidR="001E6F4D">
        <w:rPr>
          <w:rFonts w:ascii="Times New Roman" w:hAnsi="Times New Roman" w:cs="Times New Roman"/>
          <w:sz w:val="24"/>
          <w:szCs w:val="24"/>
        </w:rPr>
        <w:instrText xml:space="preserve"> ADDIN EN.CITE &lt;EndNote&gt;&lt;Cite ExcludeAuth="1"&gt;&lt;Author&gt;FAO&lt;/Author&gt;&lt;Year&gt;2020&lt;/Year&gt;&lt;RecNum&gt;760&lt;/RecNum&gt;&lt;DisplayText&gt;&lt;style face="superscript"&gt;30&lt;/style&gt;&lt;/DisplayText&gt;&lt;record&gt;&lt;rec-number&gt;760&lt;/rec-number&gt;&lt;foreign-keys&gt;&lt;key app="EN" db-id="0zvrtv5w82pv06eereq5rxf6rr00arp2f0zt" timestamp="1608282610"&gt;760&lt;/key&gt;&lt;/foreign-keys&gt;&lt;ref-type name="Book"&gt;6&lt;/ref-type&gt;&lt;contributors&gt;&lt;authors&gt;&lt;author&gt; FAO&lt;/author&gt;&lt;/authors&gt;&lt;/contributors&gt;&lt;titles&gt;&lt;title&gt;New Food Balances&lt;/title&gt;&lt;/titles&gt;&lt;dates&gt;&lt;year&gt;2020&lt;/year&gt;&lt;/dates&gt;&lt;publisher&gt;FAO&lt;/publisher&gt;&lt;label&gt;Accessed August 10, 2020&lt;/label&gt;&lt;urls&gt;&lt;/urls&gt;&lt;/record&gt;&lt;/Cite&gt;&lt;/EndNote&gt;</w:instrText>
      </w:r>
      <w:r w:rsidRPr="00A554B5">
        <w:rPr>
          <w:rFonts w:ascii="Times New Roman" w:hAnsi="Times New Roman" w:cs="Times New Roman"/>
          <w:sz w:val="24"/>
          <w:szCs w:val="24"/>
        </w:rPr>
        <w:fldChar w:fldCharType="separate"/>
      </w:r>
      <w:r w:rsidR="001E6F4D" w:rsidRPr="001E6F4D">
        <w:rPr>
          <w:rFonts w:ascii="Times New Roman" w:hAnsi="Times New Roman" w:cs="Times New Roman"/>
          <w:noProof/>
          <w:sz w:val="24"/>
          <w:szCs w:val="24"/>
          <w:vertAlign w:val="superscript"/>
        </w:rPr>
        <w:t>30</w:t>
      </w:r>
      <w:r w:rsidRPr="00A554B5">
        <w:rPr>
          <w:rFonts w:ascii="Times New Roman" w:hAnsi="Times New Roman" w:cs="Times New Roman"/>
          <w:sz w:val="24"/>
          <w:szCs w:val="24"/>
        </w:rPr>
        <w:fldChar w:fldCharType="end"/>
      </w:r>
      <w:r>
        <w:rPr>
          <w:rFonts w:ascii="Times New Roman" w:hAnsi="Times New Roman" w:cs="Times New Roman"/>
          <w:sz w:val="24"/>
          <w:szCs w:val="24"/>
        </w:rPr>
        <w:t>.</w:t>
      </w:r>
      <w:r w:rsidRPr="002F75B3">
        <w:rPr>
          <w:rFonts w:ascii="Times New Roman" w:hAnsi="Times New Roman" w:cs="Times New Roman"/>
          <w:sz w:val="24"/>
          <w:szCs w:val="24"/>
        </w:rPr>
        <w:t xml:space="preserve"> Fish </w:t>
      </w:r>
      <w:r w:rsidR="00A2103D">
        <w:rPr>
          <w:rFonts w:ascii="Times New Roman" w:hAnsi="Times New Roman" w:cs="Times New Roman"/>
          <w:sz w:val="24"/>
          <w:szCs w:val="24"/>
        </w:rPr>
        <w:t xml:space="preserve">plays a major role </w:t>
      </w:r>
      <w:r>
        <w:rPr>
          <w:rFonts w:ascii="Times New Roman" w:hAnsi="Times New Roman" w:cs="Times New Roman"/>
          <w:sz w:val="24"/>
          <w:szCs w:val="24"/>
        </w:rPr>
        <w:t xml:space="preserve">in </w:t>
      </w:r>
      <w:r w:rsidRPr="002F75B3">
        <w:rPr>
          <w:rFonts w:ascii="Times New Roman" w:hAnsi="Times New Roman" w:cs="Times New Roman"/>
          <w:sz w:val="24"/>
          <w:szCs w:val="24"/>
        </w:rPr>
        <w:t>average</w:t>
      </w:r>
      <w:r w:rsidR="00986BAF">
        <w:rPr>
          <w:rFonts w:ascii="Times New Roman" w:hAnsi="Times New Roman" w:cs="Times New Roman"/>
          <w:sz w:val="24"/>
          <w:szCs w:val="24"/>
        </w:rPr>
        <w:t xml:space="preserve"> Nigerian</w:t>
      </w:r>
      <w:r w:rsidRPr="002F75B3">
        <w:rPr>
          <w:rFonts w:ascii="Times New Roman" w:hAnsi="Times New Roman" w:cs="Times New Roman"/>
          <w:sz w:val="24"/>
          <w:szCs w:val="24"/>
        </w:rPr>
        <w:t xml:space="preserve"> diet</w:t>
      </w:r>
      <w:ins w:id="71" w:author="Ling" w:date="2021-05-20T12:43:00Z">
        <w:r w:rsidR="00A50637">
          <w:rPr>
            <w:rFonts w:ascii="Times New Roman" w:hAnsi="Times New Roman" w:cs="Times New Roman"/>
            <w:sz w:val="24"/>
            <w:szCs w:val="24"/>
          </w:rPr>
          <w:t>,</w:t>
        </w:r>
      </w:ins>
      <w:r w:rsidRPr="002F75B3">
        <w:rPr>
          <w:rFonts w:ascii="Times New Roman" w:hAnsi="Times New Roman" w:cs="Times New Roman"/>
          <w:sz w:val="24"/>
          <w:szCs w:val="24"/>
        </w:rPr>
        <w:t xml:space="preserve"> </w:t>
      </w:r>
      <w:r w:rsidR="005A5BF9">
        <w:rPr>
          <w:rFonts w:ascii="Times New Roman" w:hAnsi="Times New Roman" w:cs="Times New Roman"/>
          <w:sz w:val="24"/>
          <w:szCs w:val="24"/>
        </w:rPr>
        <w:t>with</w:t>
      </w:r>
      <w:r w:rsidRPr="002F75B3">
        <w:rPr>
          <w:rFonts w:ascii="Times New Roman" w:hAnsi="Times New Roman" w:cs="Times New Roman"/>
          <w:sz w:val="24"/>
          <w:szCs w:val="24"/>
        </w:rPr>
        <w:t xml:space="preserve"> roughly half of the population eat</w:t>
      </w:r>
      <w:r w:rsidR="005A5BF9">
        <w:rPr>
          <w:rFonts w:ascii="Times New Roman" w:hAnsi="Times New Roman" w:cs="Times New Roman"/>
          <w:sz w:val="24"/>
          <w:szCs w:val="24"/>
        </w:rPr>
        <w:t>ing</w:t>
      </w:r>
      <w:r w:rsidRPr="002F75B3">
        <w:rPr>
          <w:rFonts w:ascii="Times New Roman" w:hAnsi="Times New Roman" w:cs="Times New Roman"/>
          <w:sz w:val="24"/>
          <w:szCs w:val="24"/>
        </w:rPr>
        <w:t xml:space="preserve"> fish two to three times per week</w:t>
      </w:r>
      <w:r>
        <w:rPr>
          <w:rFonts w:ascii="Times New Roman" w:hAnsi="Times New Roman" w:cs="Times New Roman"/>
          <w:sz w:val="24"/>
          <w:szCs w:val="24"/>
        </w:rPr>
        <w:fldChar w:fldCharType="begin"/>
      </w:r>
      <w:r w:rsidR="00E82E9B">
        <w:rPr>
          <w:rFonts w:ascii="Times New Roman" w:hAnsi="Times New Roman" w:cs="Times New Roman"/>
          <w:sz w:val="24"/>
          <w:szCs w:val="24"/>
        </w:rPr>
        <w:instrText xml:space="preserve"> ADDIN EN.CITE &lt;EndNote&gt;&lt;Cite ExcludeAuth="1"&gt;&lt;Year&gt;2016&lt;/Year&gt;&lt;RecNum&gt;635&lt;/RecNum&gt;&lt;DisplayText&gt;&lt;style face="superscript"&gt;58&lt;/style&gt;&lt;/DisplayText&gt;&lt;record&gt;&lt;rec-number&gt;635&lt;/rec-number&gt;&lt;foreign-keys&gt;&lt;key app="EN" db-id="0zvrtv5w82pv06eereq5rxf6rr00arp2f0zt" timestamp="1606233099"&gt;635&lt;/key&gt;&lt;/foreign-keys&gt;&lt;ref-type name="Report"&gt;27&lt;/ref-type&gt;&lt;contributors&gt;&lt;/contributors&gt;&lt;titles&gt;&lt;title&gt;Spending and consumption behaviors of the Bottom of the Pyramid – Nigeria&lt;/title&gt;&lt;/titles&gt;&lt;dates&gt;&lt;year&gt;2016&lt;/year&gt;&lt;/dates&gt;&lt;publisher&gt;IPSOS&lt;/publisher&gt;&lt;urls&gt;&lt;/urls&gt;&lt;/record&gt;&lt;/Cite&gt;&lt;/EndNote&gt;</w:instrText>
      </w:r>
      <w:r>
        <w:rPr>
          <w:rFonts w:ascii="Times New Roman" w:hAnsi="Times New Roman" w:cs="Times New Roman"/>
          <w:sz w:val="24"/>
          <w:szCs w:val="24"/>
        </w:rPr>
        <w:fldChar w:fldCharType="separate"/>
      </w:r>
      <w:r w:rsidR="00E82E9B" w:rsidRPr="00E82E9B">
        <w:rPr>
          <w:rFonts w:ascii="Times New Roman" w:hAnsi="Times New Roman" w:cs="Times New Roman"/>
          <w:noProof/>
          <w:sz w:val="24"/>
          <w:szCs w:val="24"/>
          <w:vertAlign w:val="superscript"/>
        </w:rPr>
        <w:t>58</w:t>
      </w:r>
      <w:r>
        <w:rPr>
          <w:rFonts w:ascii="Times New Roman" w:hAnsi="Times New Roman" w:cs="Times New Roman"/>
          <w:sz w:val="24"/>
          <w:szCs w:val="24"/>
        </w:rPr>
        <w:fldChar w:fldCharType="end"/>
      </w:r>
      <w:r w:rsidRPr="002F75B3">
        <w:rPr>
          <w:rFonts w:ascii="Times New Roman" w:hAnsi="Times New Roman" w:cs="Times New Roman"/>
          <w:sz w:val="24"/>
          <w:szCs w:val="24"/>
        </w:rPr>
        <w:t xml:space="preserve">. Like India and China, however, there are </w:t>
      </w:r>
      <w:r w:rsidR="00986BAF">
        <w:rPr>
          <w:rFonts w:ascii="Times New Roman" w:hAnsi="Times New Roman" w:cs="Times New Roman"/>
          <w:sz w:val="24"/>
          <w:szCs w:val="24"/>
        </w:rPr>
        <w:t>sub-</w:t>
      </w:r>
      <w:r w:rsidR="00986BAF">
        <w:rPr>
          <w:rFonts w:ascii="Times New Roman" w:hAnsi="Times New Roman" w:cs="Times New Roman"/>
          <w:sz w:val="24"/>
          <w:szCs w:val="24"/>
        </w:rPr>
        <w:lastRenderedPageBreak/>
        <w:t xml:space="preserve">national </w:t>
      </w:r>
      <w:del w:id="72" w:author="Michelle Tigchelaar" w:date="2021-05-19T10:34:00Z">
        <w:r w:rsidRPr="002F75B3" w:rsidDel="000A71C4">
          <w:rPr>
            <w:rFonts w:ascii="Times New Roman" w:hAnsi="Times New Roman" w:cs="Times New Roman"/>
            <w:sz w:val="24"/>
            <w:szCs w:val="24"/>
          </w:rPr>
          <w:delText>disparities</w:delText>
        </w:r>
      </w:del>
      <w:ins w:id="73" w:author="Michelle Tigchelaar" w:date="2021-05-19T10:34:00Z">
        <w:r w:rsidR="000A71C4">
          <w:rPr>
            <w:rFonts w:ascii="Times New Roman" w:hAnsi="Times New Roman" w:cs="Times New Roman"/>
            <w:sz w:val="24"/>
            <w:szCs w:val="24"/>
          </w:rPr>
          <w:t>differences</w:t>
        </w:r>
      </w:ins>
      <w:r>
        <w:rPr>
          <w:rFonts w:ascii="Times New Roman" w:hAnsi="Times New Roman" w:cs="Times New Roman"/>
          <w:sz w:val="24"/>
          <w:szCs w:val="24"/>
        </w:rPr>
        <w:t>, with h</w:t>
      </w:r>
      <w:r w:rsidRPr="002F75B3">
        <w:rPr>
          <w:rFonts w:ascii="Times New Roman" w:hAnsi="Times New Roman" w:cs="Times New Roman"/>
          <w:sz w:val="24"/>
          <w:szCs w:val="24"/>
        </w:rPr>
        <w:t>ouseholds in</w:t>
      </w:r>
      <w:r>
        <w:rPr>
          <w:rFonts w:ascii="Times New Roman" w:hAnsi="Times New Roman" w:cs="Times New Roman"/>
          <w:sz w:val="24"/>
          <w:szCs w:val="24"/>
        </w:rPr>
        <w:t xml:space="preserve"> </w:t>
      </w:r>
      <w:r w:rsidRPr="002F75B3">
        <w:rPr>
          <w:rFonts w:ascii="Times New Roman" w:hAnsi="Times New Roman" w:cs="Times New Roman"/>
          <w:sz w:val="24"/>
          <w:szCs w:val="24"/>
        </w:rPr>
        <w:t xml:space="preserve">southern Nigeria </w:t>
      </w:r>
      <w:r>
        <w:rPr>
          <w:rFonts w:ascii="Times New Roman" w:hAnsi="Times New Roman" w:cs="Times New Roman"/>
          <w:sz w:val="24"/>
          <w:szCs w:val="24"/>
        </w:rPr>
        <w:t>consuming about twice as much</w:t>
      </w:r>
      <w:r w:rsidRPr="002F75B3">
        <w:rPr>
          <w:rFonts w:ascii="Times New Roman" w:hAnsi="Times New Roman" w:cs="Times New Roman"/>
          <w:sz w:val="24"/>
          <w:szCs w:val="24"/>
        </w:rPr>
        <w:t xml:space="preserve"> fish </w:t>
      </w:r>
      <w:r w:rsidR="00986BAF">
        <w:rPr>
          <w:rFonts w:ascii="Times New Roman" w:hAnsi="Times New Roman" w:cs="Times New Roman"/>
          <w:sz w:val="24"/>
          <w:szCs w:val="24"/>
        </w:rPr>
        <w:t xml:space="preserve">as </w:t>
      </w:r>
      <w:r w:rsidRPr="002F75B3">
        <w:rPr>
          <w:rFonts w:ascii="Times New Roman" w:hAnsi="Times New Roman" w:cs="Times New Roman"/>
          <w:sz w:val="24"/>
          <w:szCs w:val="24"/>
        </w:rPr>
        <w:t>those in the</w:t>
      </w:r>
      <w:r>
        <w:rPr>
          <w:rFonts w:ascii="Times New Roman" w:hAnsi="Times New Roman" w:cs="Times New Roman"/>
          <w:sz w:val="24"/>
          <w:szCs w:val="24"/>
        </w:rPr>
        <w:t xml:space="preserve"> north</w:t>
      </w:r>
      <w:r w:rsidR="00FD1079">
        <w:rPr>
          <w:rFonts w:ascii="Times New Roman" w:hAnsi="Times New Roman" w:cs="Times New Roman"/>
          <w:sz w:val="24"/>
          <w:szCs w:val="24"/>
        </w:rPr>
        <w:fldChar w:fldCharType="begin"/>
      </w:r>
      <w:r w:rsidR="00FD1079">
        <w:rPr>
          <w:rFonts w:ascii="Times New Roman" w:hAnsi="Times New Roman" w:cs="Times New Roman"/>
          <w:sz w:val="24"/>
          <w:szCs w:val="24"/>
        </w:rPr>
        <w:instrText xml:space="preserve"> ADDIN EN.CITE &lt;EndNote&gt;&lt;Cite&gt;&lt;Author&gt;Liverpool-Tasie&lt;/Author&gt;&lt;Year&gt;2021&lt;/Year&gt;&lt;RecNum&gt;832&lt;/RecNum&gt;&lt;DisplayText&gt;&lt;style face="superscript"&gt;15&lt;/style&gt;&lt;/DisplayText&gt;&lt;record&gt;&lt;rec-number&gt;832&lt;/rec-number&gt;&lt;foreign-keys&gt;&lt;key app="EN" db-id="0zvrtv5w82pv06eereq5rxf6rr00arp2f0zt" timestamp="1619800424"&gt;832&lt;/key&gt;&lt;/foreign-keys&gt;&lt;ref-type name="Journal Article"&gt;17&lt;/ref-type&gt;&lt;contributors&gt;&lt;authors&gt;&lt;author&gt;Liverpool-Tasie, LSO&lt;/author&gt;&lt;author&gt;Sanou, Awa&lt;/author&gt;&lt;author&gt;Reardon, T.&lt;/author&gt;&lt;author&gt;Belton, B.&lt;/author&gt;&lt;/authors&gt;&lt;/contributors&gt;&lt;titles&gt;&lt;title&gt;Demand for Imported versus Domestic Fish in Nigeria&lt;/title&gt;&lt;secondary-title&gt;Journal of Agricultural Economics&lt;/secondary-title&gt;&lt;/titles&gt;&lt;periodical&gt;&lt;full-title&gt;Journal of Agricultural Economics&lt;/full-title&gt;&lt;/periodical&gt;&lt;dates&gt;&lt;year&gt;2021&lt;/year&gt;&lt;/dates&gt;&lt;urls&gt;&lt;/urls&gt;&lt;/record&gt;&lt;/Cite&gt;&lt;/EndNote&gt;</w:instrText>
      </w:r>
      <w:r w:rsidR="00FD1079">
        <w:rPr>
          <w:rFonts w:ascii="Times New Roman" w:hAnsi="Times New Roman" w:cs="Times New Roman"/>
          <w:sz w:val="24"/>
          <w:szCs w:val="24"/>
        </w:rPr>
        <w:fldChar w:fldCharType="separate"/>
      </w:r>
      <w:r w:rsidR="00FD1079" w:rsidRPr="00FD1079">
        <w:rPr>
          <w:rFonts w:ascii="Times New Roman" w:hAnsi="Times New Roman" w:cs="Times New Roman"/>
          <w:noProof/>
          <w:sz w:val="24"/>
          <w:szCs w:val="24"/>
          <w:vertAlign w:val="superscript"/>
        </w:rPr>
        <w:t>15</w:t>
      </w:r>
      <w:r w:rsidR="00FD1079">
        <w:rPr>
          <w:rFonts w:ascii="Times New Roman" w:hAnsi="Times New Roman" w:cs="Times New Roman"/>
          <w:sz w:val="24"/>
          <w:szCs w:val="24"/>
        </w:rPr>
        <w:fldChar w:fldCharType="end"/>
      </w:r>
      <w:r w:rsidRPr="002F75B3">
        <w:rPr>
          <w:rFonts w:ascii="Times New Roman" w:hAnsi="Times New Roman" w:cs="Times New Roman"/>
          <w:sz w:val="24"/>
          <w:szCs w:val="24"/>
        </w:rPr>
        <w:t xml:space="preserve">. </w:t>
      </w:r>
      <w:r>
        <w:rPr>
          <w:rFonts w:ascii="Times New Roman" w:hAnsi="Times New Roman" w:cs="Times New Roman"/>
          <w:sz w:val="24"/>
          <w:szCs w:val="24"/>
        </w:rPr>
        <w:t>Per capita f</w:t>
      </w:r>
      <w:r w:rsidRPr="002F75B3">
        <w:rPr>
          <w:rFonts w:ascii="Times New Roman" w:hAnsi="Times New Roman" w:cs="Times New Roman"/>
          <w:sz w:val="24"/>
          <w:szCs w:val="24"/>
        </w:rPr>
        <w:t>ish consumption is higher in urban than</w:t>
      </w:r>
      <w:r>
        <w:rPr>
          <w:rFonts w:ascii="Times New Roman" w:hAnsi="Times New Roman" w:cs="Times New Roman"/>
          <w:sz w:val="24"/>
          <w:szCs w:val="24"/>
        </w:rPr>
        <w:t xml:space="preserve"> </w:t>
      </w:r>
      <w:r w:rsidRPr="002F75B3">
        <w:rPr>
          <w:rFonts w:ascii="Times New Roman" w:hAnsi="Times New Roman" w:cs="Times New Roman"/>
          <w:sz w:val="24"/>
          <w:szCs w:val="24"/>
        </w:rPr>
        <w:t xml:space="preserve">rural </w:t>
      </w:r>
      <w:r>
        <w:rPr>
          <w:rFonts w:ascii="Times New Roman" w:hAnsi="Times New Roman" w:cs="Times New Roman"/>
          <w:sz w:val="24"/>
          <w:szCs w:val="24"/>
        </w:rPr>
        <w:t>areas</w:t>
      </w:r>
      <w:r w:rsidRPr="002F75B3">
        <w:rPr>
          <w:rFonts w:ascii="Times New Roman" w:hAnsi="Times New Roman" w:cs="Times New Roman"/>
          <w:sz w:val="24"/>
          <w:szCs w:val="24"/>
        </w:rPr>
        <w:t>,</w:t>
      </w:r>
      <w:r w:rsidR="00A2103D">
        <w:rPr>
          <w:rFonts w:ascii="Times New Roman" w:hAnsi="Times New Roman" w:cs="Times New Roman"/>
          <w:sz w:val="24"/>
          <w:szCs w:val="24"/>
        </w:rPr>
        <w:t xml:space="preserve"> particularly for fresh (versus dried) fish,</w:t>
      </w:r>
      <w:r w:rsidRPr="002F75B3">
        <w:rPr>
          <w:rFonts w:ascii="Times New Roman" w:hAnsi="Times New Roman" w:cs="Times New Roman"/>
          <w:sz w:val="24"/>
          <w:szCs w:val="24"/>
        </w:rPr>
        <w:t xml:space="preserve"> and </w:t>
      </w:r>
      <w:r>
        <w:rPr>
          <w:rFonts w:ascii="Times New Roman" w:hAnsi="Times New Roman" w:cs="Times New Roman"/>
          <w:sz w:val="24"/>
          <w:szCs w:val="24"/>
        </w:rPr>
        <w:t>middle- and high-income households eat</w:t>
      </w:r>
      <w:r w:rsidRPr="002F75B3">
        <w:rPr>
          <w:rFonts w:ascii="Times New Roman" w:hAnsi="Times New Roman" w:cs="Times New Roman"/>
          <w:sz w:val="24"/>
          <w:szCs w:val="24"/>
        </w:rPr>
        <w:t xml:space="preserve"> fish more </w:t>
      </w:r>
      <w:r>
        <w:rPr>
          <w:rFonts w:ascii="Times New Roman" w:hAnsi="Times New Roman" w:cs="Times New Roman"/>
          <w:sz w:val="24"/>
          <w:szCs w:val="24"/>
        </w:rPr>
        <w:t xml:space="preserve">frequently </w:t>
      </w:r>
      <w:r w:rsidRPr="002F75B3">
        <w:rPr>
          <w:rFonts w:ascii="Times New Roman" w:hAnsi="Times New Roman" w:cs="Times New Roman"/>
          <w:sz w:val="24"/>
          <w:szCs w:val="24"/>
        </w:rPr>
        <w:t xml:space="preserve">than </w:t>
      </w:r>
      <w:r>
        <w:rPr>
          <w:rFonts w:ascii="Times New Roman" w:hAnsi="Times New Roman" w:cs="Times New Roman"/>
          <w:sz w:val="24"/>
          <w:szCs w:val="24"/>
        </w:rPr>
        <w:t xml:space="preserve">do </w:t>
      </w:r>
      <w:r w:rsidRPr="002F75B3">
        <w:rPr>
          <w:rFonts w:ascii="Times New Roman" w:hAnsi="Times New Roman" w:cs="Times New Roman"/>
          <w:sz w:val="24"/>
          <w:szCs w:val="24"/>
        </w:rPr>
        <w:t>lower</w:t>
      </w:r>
      <w:r>
        <w:rPr>
          <w:rFonts w:ascii="Times New Roman" w:hAnsi="Times New Roman" w:cs="Times New Roman"/>
          <w:sz w:val="24"/>
          <w:szCs w:val="24"/>
        </w:rPr>
        <w:t>-</w:t>
      </w:r>
      <w:r w:rsidRPr="002F75B3">
        <w:rPr>
          <w:rFonts w:ascii="Times New Roman" w:hAnsi="Times New Roman" w:cs="Times New Roman"/>
          <w:sz w:val="24"/>
          <w:szCs w:val="24"/>
        </w:rPr>
        <w:t xml:space="preserve">income </w:t>
      </w:r>
      <w:r>
        <w:rPr>
          <w:rFonts w:ascii="Times New Roman" w:hAnsi="Times New Roman" w:cs="Times New Roman"/>
          <w:sz w:val="24"/>
          <w:szCs w:val="24"/>
        </w:rPr>
        <w:t>households</w:t>
      </w:r>
      <w:r>
        <w:rPr>
          <w:rFonts w:ascii="Times New Roman" w:hAnsi="Times New Roman" w:cs="Times New Roman"/>
          <w:sz w:val="24"/>
          <w:szCs w:val="24"/>
        </w:rPr>
        <w:fldChar w:fldCharType="begin"/>
      </w:r>
      <w:r w:rsidR="00E82E9B">
        <w:rPr>
          <w:rFonts w:ascii="Times New Roman" w:hAnsi="Times New Roman" w:cs="Times New Roman"/>
          <w:sz w:val="24"/>
          <w:szCs w:val="24"/>
        </w:rPr>
        <w:instrText xml:space="preserve"> ADDIN EN.CITE &lt;EndNote&gt;&lt;Cite&gt;&lt;Author&gt;Bradley&lt;/Author&gt;&lt;Year&gt;2020&lt;/Year&gt;&lt;RecNum&gt;628&lt;/RecNum&gt;&lt;DisplayText&gt;&lt;style face="superscript"&gt;59&lt;/style&gt;&lt;/DisplayText&gt;&lt;record&gt;&lt;rec-number&gt;628&lt;/rec-number&gt;&lt;foreign-keys&gt;&lt;key app="EN" db-id="0zvrtv5w82pv06eereq5rxf6rr00arp2f0zt" timestamp="1606229718"&gt;628&lt;/key&gt;&lt;/foreign-keys&gt;&lt;ref-type name="Report"&gt;27&lt;/ref-type&gt;&lt;contributors&gt;&lt;authors&gt;&lt;author&gt;Bradley, B&lt;/author&gt;&lt;author&gt;Byrd, K.A.&lt;/author&gt;&lt;author&gt;Atkins, M&lt;/author&gt;&lt;author&gt;Isa, S.I.&lt;/author&gt;&lt;author&gt;Akintola, S.L.&lt;/author&gt;&lt;author&gt;Fakoya, K.A.&lt;/author&gt;&lt;author&gt;Ene-Obong, H&lt;/author&gt;&lt;author&gt;Thilsted, S.H.&lt;/author&gt;&lt;/authors&gt;&lt;/contributors&gt;&lt;titles&gt;&lt;title&gt;Fish in food systems in Nigeria: A review&lt;/title&gt;&lt;secondary-title&gt;WorldFish. Program Report: 2020-06&lt;/secondary-title&gt;&lt;/titles&gt;&lt;dates&gt;&lt;year&gt;2020&lt;/year&gt;&lt;/dates&gt;&lt;pub-location&gt;Penang, Malaysia&lt;/pub-location&gt;&lt;urls&gt;&lt;/urls&gt;&lt;/record&gt;&lt;/Cite&gt;&lt;/EndNote&gt;</w:instrText>
      </w:r>
      <w:r>
        <w:rPr>
          <w:rFonts w:ascii="Times New Roman" w:hAnsi="Times New Roman" w:cs="Times New Roman"/>
          <w:sz w:val="24"/>
          <w:szCs w:val="24"/>
        </w:rPr>
        <w:fldChar w:fldCharType="separate"/>
      </w:r>
      <w:r w:rsidR="00E82E9B" w:rsidRPr="00E82E9B">
        <w:rPr>
          <w:rFonts w:ascii="Times New Roman" w:hAnsi="Times New Roman" w:cs="Times New Roman"/>
          <w:noProof/>
          <w:sz w:val="24"/>
          <w:szCs w:val="24"/>
          <w:vertAlign w:val="superscript"/>
        </w:rPr>
        <w:t>59</w:t>
      </w:r>
      <w:r>
        <w:rPr>
          <w:rFonts w:ascii="Times New Roman" w:hAnsi="Times New Roman" w:cs="Times New Roman"/>
          <w:sz w:val="24"/>
          <w:szCs w:val="24"/>
        </w:rPr>
        <w:fldChar w:fldCharType="end"/>
      </w:r>
      <w:r w:rsidRPr="002F75B3">
        <w:rPr>
          <w:rFonts w:ascii="Times New Roman" w:hAnsi="Times New Roman" w:cs="Times New Roman"/>
          <w:sz w:val="24"/>
          <w:szCs w:val="24"/>
        </w:rPr>
        <w:t>.</w:t>
      </w:r>
      <w:r>
        <w:rPr>
          <w:rFonts w:ascii="Times New Roman" w:hAnsi="Times New Roman" w:cs="Times New Roman"/>
          <w:sz w:val="24"/>
          <w:szCs w:val="24"/>
        </w:rPr>
        <w:t xml:space="preserve"> </w:t>
      </w:r>
      <w:r w:rsidR="00A2103D">
        <w:rPr>
          <w:rFonts w:ascii="Times New Roman" w:hAnsi="Times New Roman" w:cs="Times New Roman"/>
          <w:sz w:val="24"/>
          <w:szCs w:val="24"/>
        </w:rPr>
        <w:t xml:space="preserve">Households in the </w:t>
      </w:r>
      <w:r w:rsidR="00986BAF">
        <w:rPr>
          <w:rFonts w:ascii="Times New Roman" w:hAnsi="Times New Roman" w:cs="Times New Roman"/>
          <w:sz w:val="24"/>
          <w:szCs w:val="24"/>
        </w:rPr>
        <w:t>s</w:t>
      </w:r>
      <w:r w:rsidR="00A2103D">
        <w:rPr>
          <w:rFonts w:ascii="Times New Roman" w:hAnsi="Times New Roman" w:cs="Times New Roman"/>
          <w:sz w:val="24"/>
          <w:szCs w:val="24"/>
        </w:rPr>
        <w:t xml:space="preserve">outh also consume </w:t>
      </w:r>
      <w:r w:rsidR="005A5BF9">
        <w:rPr>
          <w:rFonts w:ascii="Times New Roman" w:hAnsi="Times New Roman" w:cs="Times New Roman"/>
          <w:sz w:val="24"/>
          <w:szCs w:val="24"/>
        </w:rPr>
        <w:t xml:space="preserve">more </w:t>
      </w:r>
      <w:r w:rsidR="00A2103D">
        <w:rPr>
          <w:rFonts w:ascii="Times New Roman" w:hAnsi="Times New Roman" w:cs="Times New Roman"/>
          <w:sz w:val="24"/>
          <w:szCs w:val="24"/>
        </w:rPr>
        <w:t xml:space="preserve">frozen imported fish than </w:t>
      </w:r>
      <w:r w:rsidR="005A5BF9">
        <w:rPr>
          <w:rFonts w:ascii="Times New Roman" w:hAnsi="Times New Roman" w:cs="Times New Roman"/>
          <w:sz w:val="24"/>
          <w:szCs w:val="24"/>
        </w:rPr>
        <w:t xml:space="preserve">in </w:t>
      </w:r>
      <w:r w:rsidR="00A2103D">
        <w:rPr>
          <w:rFonts w:ascii="Times New Roman" w:hAnsi="Times New Roman" w:cs="Times New Roman"/>
          <w:sz w:val="24"/>
          <w:szCs w:val="24"/>
        </w:rPr>
        <w:t xml:space="preserve">the </w:t>
      </w:r>
      <w:r w:rsidR="00986BAF">
        <w:rPr>
          <w:rFonts w:ascii="Times New Roman" w:hAnsi="Times New Roman" w:cs="Times New Roman"/>
          <w:sz w:val="24"/>
          <w:szCs w:val="24"/>
        </w:rPr>
        <w:t>n</w:t>
      </w:r>
      <w:r w:rsidR="00A2103D">
        <w:rPr>
          <w:rFonts w:ascii="Times New Roman" w:hAnsi="Times New Roman" w:cs="Times New Roman"/>
          <w:sz w:val="24"/>
          <w:szCs w:val="24"/>
        </w:rPr>
        <w:t xml:space="preserve">orth. </w:t>
      </w:r>
      <w:r w:rsidR="00986BAF">
        <w:rPr>
          <w:rFonts w:ascii="Times New Roman" w:hAnsi="Times New Roman" w:cs="Times New Roman"/>
          <w:sz w:val="24"/>
          <w:szCs w:val="24"/>
        </w:rPr>
        <w:t xml:space="preserve">Higher levels of </w:t>
      </w:r>
      <w:r w:rsidR="00A2103D">
        <w:rPr>
          <w:rFonts w:ascii="Times New Roman" w:hAnsi="Times New Roman" w:cs="Times New Roman"/>
          <w:sz w:val="24"/>
          <w:szCs w:val="24"/>
        </w:rPr>
        <w:t xml:space="preserve">fish consumption in the </w:t>
      </w:r>
      <w:r w:rsidR="00986BAF">
        <w:rPr>
          <w:rFonts w:ascii="Times New Roman" w:hAnsi="Times New Roman" w:cs="Times New Roman"/>
          <w:sz w:val="24"/>
          <w:szCs w:val="24"/>
        </w:rPr>
        <w:t>s</w:t>
      </w:r>
      <w:r w:rsidR="00A2103D">
        <w:rPr>
          <w:rFonts w:ascii="Times New Roman" w:hAnsi="Times New Roman" w:cs="Times New Roman"/>
          <w:sz w:val="24"/>
          <w:szCs w:val="24"/>
        </w:rPr>
        <w:t xml:space="preserve">outh </w:t>
      </w:r>
      <w:ins w:id="74" w:author="Ling" w:date="2021-05-20T12:44:00Z">
        <w:r w:rsidR="00A50637">
          <w:rPr>
            <w:rFonts w:ascii="Times New Roman" w:hAnsi="Times New Roman" w:cs="Times New Roman"/>
            <w:sz w:val="24"/>
            <w:szCs w:val="24"/>
          </w:rPr>
          <w:t>reflect</w:t>
        </w:r>
      </w:ins>
      <w:del w:id="75" w:author="Ling" w:date="2021-05-20T12:44:00Z">
        <w:r w:rsidR="00A2103D" w:rsidDel="00A50637">
          <w:rPr>
            <w:rFonts w:ascii="Times New Roman" w:hAnsi="Times New Roman" w:cs="Times New Roman"/>
            <w:sz w:val="24"/>
            <w:szCs w:val="24"/>
          </w:rPr>
          <w:delText>reflects</w:delText>
        </w:r>
      </w:del>
      <w:r w:rsidR="00A2103D">
        <w:rPr>
          <w:rFonts w:ascii="Times New Roman" w:hAnsi="Times New Roman" w:cs="Times New Roman"/>
          <w:sz w:val="24"/>
          <w:szCs w:val="24"/>
        </w:rPr>
        <w:t xml:space="preserve"> its proximity to the coast, and hence historical preferences and access to imports</w:t>
      </w:r>
      <w:r w:rsidR="006E677D">
        <w:rPr>
          <w:rFonts w:ascii="Times New Roman" w:hAnsi="Times New Roman" w:cs="Times New Roman"/>
          <w:sz w:val="24"/>
          <w:szCs w:val="24"/>
        </w:rPr>
        <w:t xml:space="preserve">, </w:t>
      </w:r>
      <w:r w:rsidR="005A5BF9">
        <w:rPr>
          <w:rFonts w:ascii="Times New Roman" w:hAnsi="Times New Roman" w:cs="Times New Roman"/>
          <w:sz w:val="24"/>
          <w:szCs w:val="24"/>
        </w:rPr>
        <w:t xml:space="preserve">as well as </w:t>
      </w:r>
      <w:r w:rsidR="006E677D">
        <w:rPr>
          <w:rFonts w:ascii="Times New Roman" w:hAnsi="Times New Roman" w:cs="Times New Roman"/>
          <w:sz w:val="24"/>
          <w:szCs w:val="24"/>
        </w:rPr>
        <w:t>its</w:t>
      </w:r>
      <w:r w:rsidR="00986BAF">
        <w:rPr>
          <w:rFonts w:ascii="Times New Roman" w:hAnsi="Times New Roman" w:cs="Times New Roman"/>
          <w:sz w:val="24"/>
          <w:szCs w:val="24"/>
        </w:rPr>
        <w:t xml:space="preserve"> relative</w:t>
      </w:r>
      <w:r w:rsidR="006E677D">
        <w:rPr>
          <w:rFonts w:ascii="Times New Roman" w:hAnsi="Times New Roman" w:cs="Times New Roman"/>
          <w:sz w:val="24"/>
          <w:szCs w:val="24"/>
        </w:rPr>
        <w:t xml:space="preserve"> success in aquaculture </w:t>
      </w:r>
      <w:r w:rsidR="005A5BF9">
        <w:rPr>
          <w:rFonts w:ascii="Times New Roman" w:hAnsi="Times New Roman" w:cs="Times New Roman"/>
          <w:sz w:val="24"/>
          <w:szCs w:val="24"/>
        </w:rPr>
        <w:t>developme</w:t>
      </w:r>
      <w:r w:rsidR="00470E49">
        <w:rPr>
          <w:rFonts w:ascii="Times New Roman" w:hAnsi="Times New Roman" w:cs="Times New Roman"/>
          <w:sz w:val="24"/>
          <w:szCs w:val="24"/>
        </w:rPr>
        <w:t>nt</w:t>
      </w:r>
      <w:r w:rsidR="007374CE">
        <w:rPr>
          <w:rFonts w:ascii="Times New Roman" w:hAnsi="Times New Roman" w:cs="Times New Roman"/>
          <w:sz w:val="24"/>
          <w:szCs w:val="24"/>
        </w:rPr>
        <w:fldChar w:fldCharType="begin"/>
      </w:r>
      <w:r w:rsidR="007374CE">
        <w:rPr>
          <w:rFonts w:ascii="Times New Roman" w:hAnsi="Times New Roman" w:cs="Times New Roman"/>
          <w:sz w:val="24"/>
          <w:szCs w:val="24"/>
        </w:rPr>
        <w:instrText xml:space="preserve"> ADDIN EN.CITE &lt;EndNote&gt;&lt;Cite&gt;&lt;Author&gt;Liverpool-Tasie&lt;/Author&gt;&lt;Year&gt;2021&lt;/Year&gt;&lt;RecNum&gt;832&lt;/RecNum&gt;&lt;DisplayText&gt;&lt;style face="superscript"&gt;15&lt;/style&gt;&lt;/DisplayText&gt;&lt;record&gt;&lt;rec-number&gt;832&lt;/rec-number&gt;&lt;foreign-keys&gt;&lt;key app="EN" db-id="0zvrtv5w82pv06eereq5rxf6rr00arp2f0zt" timestamp="1619800424"&gt;832&lt;/key&gt;&lt;/foreign-keys&gt;&lt;ref-type name="Journal Article"&gt;17&lt;/ref-type&gt;&lt;contributors&gt;&lt;authors&gt;&lt;author&gt;Liverpool-Tasie, LSO&lt;/author&gt;&lt;author&gt;Sanou, Awa&lt;/author&gt;&lt;author&gt;Reardon, T.&lt;/author&gt;&lt;author&gt;Belton, B.&lt;/author&gt;&lt;/authors&gt;&lt;/contributors&gt;&lt;titles&gt;&lt;title&gt;Demand for Imported versus Domestic Fish in Nigeria&lt;/title&gt;&lt;secondary-title&gt;Journal of Agricultural Economics&lt;/secondary-title&gt;&lt;/titles&gt;&lt;periodical&gt;&lt;full-title&gt;Journal of Agricultural Economics&lt;/full-title&gt;&lt;/periodical&gt;&lt;dates&gt;&lt;year&gt;2021&lt;/year&gt;&lt;/dates&gt;&lt;urls&gt;&lt;/urls&gt;&lt;/record&gt;&lt;/Cite&gt;&lt;/EndNote&gt;</w:instrText>
      </w:r>
      <w:r w:rsidR="007374CE">
        <w:rPr>
          <w:rFonts w:ascii="Times New Roman" w:hAnsi="Times New Roman" w:cs="Times New Roman"/>
          <w:sz w:val="24"/>
          <w:szCs w:val="24"/>
        </w:rPr>
        <w:fldChar w:fldCharType="separate"/>
      </w:r>
      <w:r w:rsidR="007374CE" w:rsidRPr="007374CE">
        <w:rPr>
          <w:rFonts w:ascii="Times New Roman" w:hAnsi="Times New Roman" w:cs="Times New Roman"/>
          <w:noProof/>
          <w:sz w:val="24"/>
          <w:szCs w:val="24"/>
          <w:vertAlign w:val="superscript"/>
        </w:rPr>
        <w:t>15</w:t>
      </w:r>
      <w:r w:rsidR="007374CE">
        <w:rPr>
          <w:rFonts w:ascii="Times New Roman" w:hAnsi="Times New Roman" w:cs="Times New Roman"/>
          <w:sz w:val="24"/>
          <w:szCs w:val="24"/>
        </w:rPr>
        <w:fldChar w:fldCharType="end"/>
      </w:r>
      <w:r w:rsidR="006E677D">
        <w:rPr>
          <w:rFonts w:ascii="Times New Roman" w:hAnsi="Times New Roman" w:cs="Times New Roman"/>
          <w:sz w:val="24"/>
          <w:szCs w:val="24"/>
        </w:rPr>
        <w:t>.</w:t>
      </w:r>
    </w:p>
    <w:p w14:paraId="3B12D757" w14:textId="00E8B013" w:rsidR="00A25803" w:rsidRDefault="00A25803" w:rsidP="00A25803">
      <w:pPr>
        <w:pStyle w:val="CommentText"/>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ab/>
      </w:r>
      <w:r w:rsidR="00470E49">
        <w:rPr>
          <w:rFonts w:ascii="Times New Roman" w:hAnsi="Times New Roman" w:cs="Times New Roman"/>
          <w:sz w:val="24"/>
          <w:szCs w:val="24"/>
        </w:rPr>
        <w:t>Household</w:t>
      </w:r>
      <w:r w:rsidRPr="00614A33">
        <w:rPr>
          <w:rFonts w:ascii="Times New Roman" w:hAnsi="Times New Roman" w:cs="Times New Roman"/>
          <w:sz w:val="24"/>
          <w:szCs w:val="24"/>
        </w:rPr>
        <w:t xml:space="preserve"> consumption</w:t>
      </w:r>
      <w:r w:rsidR="00470E49">
        <w:rPr>
          <w:rFonts w:ascii="Times New Roman" w:hAnsi="Times New Roman" w:cs="Times New Roman"/>
          <w:sz w:val="24"/>
          <w:szCs w:val="24"/>
        </w:rPr>
        <w:t xml:space="preserve"> of fish</w:t>
      </w:r>
      <w:r w:rsidRPr="00614A33">
        <w:rPr>
          <w:rFonts w:ascii="Times New Roman" w:hAnsi="Times New Roman" w:cs="Times New Roman"/>
          <w:sz w:val="24"/>
          <w:szCs w:val="24"/>
        </w:rPr>
        <w:t xml:space="preserve"> </w:t>
      </w:r>
      <w:r>
        <w:rPr>
          <w:rFonts w:ascii="Times New Roman" w:hAnsi="Times New Roman" w:cs="Times New Roman"/>
          <w:sz w:val="24"/>
          <w:szCs w:val="24"/>
        </w:rPr>
        <w:t xml:space="preserve">exceeds </w:t>
      </w:r>
      <w:r w:rsidRPr="00614A33">
        <w:rPr>
          <w:rFonts w:ascii="Times New Roman" w:hAnsi="Times New Roman" w:cs="Times New Roman"/>
          <w:sz w:val="24"/>
          <w:szCs w:val="24"/>
        </w:rPr>
        <w:t xml:space="preserve">terrestrial meat </w:t>
      </w:r>
      <w:r>
        <w:rPr>
          <w:rFonts w:ascii="Times New Roman" w:hAnsi="Times New Roman" w:cs="Times New Roman"/>
          <w:sz w:val="24"/>
          <w:szCs w:val="24"/>
        </w:rPr>
        <w:t>in Nigeria</w:t>
      </w:r>
      <w:r w:rsidRPr="00614A33">
        <w:rPr>
          <w:rFonts w:ascii="Times New Roman" w:hAnsi="Times New Roman" w:cs="Times New Roman"/>
          <w:sz w:val="24"/>
          <w:szCs w:val="24"/>
        </w:rPr>
        <w:t xml:space="preserve">, although </w:t>
      </w:r>
      <w:r w:rsidR="00470E49">
        <w:rPr>
          <w:rFonts w:ascii="Times New Roman" w:hAnsi="Times New Roman" w:cs="Times New Roman"/>
          <w:sz w:val="24"/>
          <w:szCs w:val="24"/>
        </w:rPr>
        <w:t xml:space="preserve">pork </w:t>
      </w:r>
      <w:r>
        <w:rPr>
          <w:rFonts w:ascii="Times New Roman" w:hAnsi="Times New Roman" w:cs="Times New Roman"/>
          <w:sz w:val="24"/>
          <w:szCs w:val="24"/>
        </w:rPr>
        <w:t>consumption</w:t>
      </w:r>
      <w:r w:rsidRPr="00614A33">
        <w:rPr>
          <w:rFonts w:ascii="Times New Roman" w:hAnsi="Times New Roman" w:cs="Times New Roman"/>
          <w:sz w:val="24"/>
          <w:szCs w:val="24"/>
        </w:rPr>
        <w:t xml:space="preserve"> has risen in recent decades (Fig</w:t>
      </w:r>
      <w:r w:rsidR="00C274C0">
        <w:rPr>
          <w:rFonts w:ascii="Times New Roman" w:hAnsi="Times New Roman" w:cs="Times New Roman"/>
          <w:sz w:val="24"/>
          <w:szCs w:val="24"/>
        </w:rPr>
        <w:t>. 7</w:t>
      </w:r>
      <w:r w:rsidRPr="00614A33">
        <w:rPr>
          <w:rFonts w:ascii="Times New Roman" w:hAnsi="Times New Roman" w:cs="Times New Roman"/>
          <w:sz w:val="24"/>
          <w:szCs w:val="24"/>
        </w:rPr>
        <w:t>)</w:t>
      </w:r>
      <w:r>
        <w:rPr>
          <w:rFonts w:ascii="Times New Roman" w:hAnsi="Times New Roman" w:cs="Times New Roman"/>
          <w:sz w:val="24"/>
          <w:szCs w:val="24"/>
        </w:rPr>
        <w:t xml:space="preserve">. </w:t>
      </w:r>
      <w:r w:rsidRPr="00614A33">
        <w:rPr>
          <w:rFonts w:ascii="Times New Roman" w:hAnsi="Times New Roman" w:cs="Times New Roman"/>
          <w:sz w:val="24"/>
          <w:szCs w:val="24"/>
        </w:rPr>
        <w:t xml:space="preserve">Local studies suggest that affordable, </w:t>
      </w:r>
      <w:r w:rsidR="00156283">
        <w:rPr>
          <w:rFonts w:ascii="Times New Roman" w:hAnsi="Times New Roman" w:cs="Times New Roman"/>
          <w:sz w:val="24"/>
          <w:szCs w:val="24"/>
        </w:rPr>
        <w:t xml:space="preserve">small pelagic and </w:t>
      </w:r>
      <w:r w:rsidRPr="00614A33">
        <w:rPr>
          <w:rFonts w:ascii="Times New Roman" w:hAnsi="Times New Roman" w:cs="Times New Roman"/>
          <w:sz w:val="24"/>
          <w:szCs w:val="24"/>
        </w:rPr>
        <w:t xml:space="preserve">preserved </w:t>
      </w:r>
      <w:r>
        <w:rPr>
          <w:rFonts w:ascii="Times New Roman" w:hAnsi="Times New Roman" w:cs="Times New Roman"/>
          <w:sz w:val="24"/>
          <w:szCs w:val="24"/>
        </w:rPr>
        <w:t xml:space="preserve">fish </w:t>
      </w:r>
      <w:r w:rsidRPr="00614A33">
        <w:rPr>
          <w:rFonts w:ascii="Times New Roman" w:hAnsi="Times New Roman" w:cs="Times New Roman"/>
          <w:sz w:val="24"/>
          <w:szCs w:val="24"/>
        </w:rPr>
        <w:t xml:space="preserve">(dried and smoked) </w:t>
      </w:r>
      <w:r w:rsidR="00156283">
        <w:rPr>
          <w:rFonts w:ascii="Times New Roman" w:hAnsi="Times New Roman" w:cs="Times New Roman"/>
          <w:sz w:val="24"/>
          <w:szCs w:val="24"/>
        </w:rPr>
        <w:t>are most widely</w:t>
      </w:r>
      <w:ins w:id="76" w:author="Michelle Tigchelaar" w:date="2021-05-19T10:34:00Z">
        <w:r w:rsidR="000A71C4">
          <w:rPr>
            <w:rFonts w:ascii="Times New Roman" w:hAnsi="Times New Roman" w:cs="Times New Roman"/>
            <w:sz w:val="24"/>
            <w:szCs w:val="24"/>
          </w:rPr>
          <w:t xml:space="preserve"> </w:t>
        </w:r>
      </w:ins>
      <w:del w:id="77" w:author="Michelle Tigchelaar" w:date="2021-05-19T10:34:00Z">
        <w:r w:rsidR="00156283" w:rsidDel="000A71C4">
          <w:rPr>
            <w:rFonts w:ascii="Times New Roman" w:hAnsi="Times New Roman" w:cs="Times New Roman"/>
            <w:sz w:val="24"/>
            <w:szCs w:val="24"/>
          </w:rPr>
          <w:delText>-</w:delText>
        </w:r>
      </w:del>
      <w:r w:rsidR="00156283">
        <w:rPr>
          <w:rFonts w:ascii="Times New Roman" w:hAnsi="Times New Roman" w:cs="Times New Roman"/>
          <w:sz w:val="24"/>
          <w:szCs w:val="24"/>
        </w:rPr>
        <w:t xml:space="preserve">consumed, </w:t>
      </w:r>
      <w:r>
        <w:rPr>
          <w:rFonts w:ascii="Times New Roman" w:hAnsi="Times New Roman" w:cs="Times New Roman"/>
          <w:sz w:val="24"/>
          <w:szCs w:val="24"/>
        </w:rPr>
        <w:t xml:space="preserve">but imported frozen fish </w:t>
      </w:r>
      <w:r w:rsidR="00156283">
        <w:rPr>
          <w:rFonts w:ascii="Times New Roman" w:hAnsi="Times New Roman" w:cs="Times New Roman"/>
          <w:sz w:val="24"/>
          <w:szCs w:val="24"/>
        </w:rPr>
        <w:t xml:space="preserve">now comprise the largest </w:t>
      </w:r>
      <w:r>
        <w:rPr>
          <w:rFonts w:ascii="Times New Roman" w:hAnsi="Times New Roman" w:cs="Times New Roman"/>
          <w:sz w:val="24"/>
          <w:szCs w:val="24"/>
        </w:rPr>
        <w:t>budget share</w:t>
      </w:r>
      <w:r w:rsidR="00522952">
        <w:rPr>
          <w:rFonts w:ascii="Times New Roman" w:hAnsi="Times New Roman" w:cs="Times New Roman"/>
          <w:sz w:val="24"/>
          <w:szCs w:val="24"/>
        </w:rPr>
        <w:t xml:space="preserve"> of seafood consumed</w:t>
      </w:r>
      <w:r w:rsidR="00821AE5">
        <w:rPr>
          <w:rFonts w:ascii="Times New Roman" w:hAnsi="Times New Roman" w:cs="Times New Roman"/>
          <w:sz w:val="24"/>
          <w:szCs w:val="24"/>
        </w:rPr>
        <w:t xml:space="preserve"> across the country on average,</w:t>
      </w:r>
      <w:r>
        <w:rPr>
          <w:rFonts w:ascii="Times New Roman" w:hAnsi="Times New Roman" w:cs="Times New Roman"/>
          <w:sz w:val="24"/>
          <w:szCs w:val="24"/>
        </w:rPr>
        <w:t xml:space="preserve"> </w:t>
      </w:r>
      <w:commentRangeStart w:id="78"/>
      <w:r>
        <w:rPr>
          <w:rFonts w:ascii="Times New Roman" w:hAnsi="Times New Roman" w:cs="Times New Roman"/>
          <w:sz w:val="24"/>
          <w:szCs w:val="24"/>
        </w:rPr>
        <w:t>despite lower nutritional benefits in relation to s</w:t>
      </w:r>
      <w:r w:rsidRPr="00614A33">
        <w:rPr>
          <w:rFonts w:ascii="Times New Roman" w:hAnsi="Times New Roman" w:cs="Times New Roman"/>
          <w:sz w:val="24"/>
          <w:szCs w:val="24"/>
        </w:rPr>
        <w:t>mall indigenous</w:t>
      </w:r>
      <w:r>
        <w:rPr>
          <w:rFonts w:ascii="Times New Roman" w:hAnsi="Times New Roman" w:cs="Times New Roman"/>
          <w:sz w:val="24"/>
          <w:szCs w:val="24"/>
        </w:rPr>
        <w:t xml:space="preserve"> </w:t>
      </w:r>
      <w:r w:rsidRPr="00614A33">
        <w:rPr>
          <w:rFonts w:ascii="Times New Roman" w:hAnsi="Times New Roman" w:cs="Times New Roman"/>
          <w:sz w:val="24"/>
          <w:szCs w:val="24"/>
        </w:rPr>
        <w:t>fish</w:t>
      </w:r>
      <w:commentRangeEnd w:id="78"/>
      <w:r w:rsidR="00E552CB">
        <w:rPr>
          <w:rStyle w:val="CommentReference"/>
        </w:rPr>
        <w:commentReference w:id="78"/>
      </w:r>
      <w:r w:rsidR="00156283">
        <w:rPr>
          <w:rFonts w:ascii="Times New Roman" w:hAnsi="Times New Roman" w:cs="Times New Roman"/>
          <w:sz w:val="24"/>
          <w:szCs w:val="24"/>
        </w:rPr>
        <w:fldChar w:fldCharType="begin"/>
      </w:r>
      <w:r w:rsidR="00156283">
        <w:rPr>
          <w:rFonts w:ascii="Times New Roman" w:hAnsi="Times New Roman" w:cs="Times New Roman"/>
          <w:sz w:val="24"/>
          <w:szCs w:val="24"/>
        </w:rPr>
        <w:instrText xml:space="preserve"> ADDIN EN.CITE &lt;EndNote&gt;&lt;Cite&gt;&lt;Author&gt;Liverpool-Tasie&lt;/Author&gt;&lt;Year&gt;2021&lt;/Year&gt;&lt;RecNum&gt;832&lt;/RecNum&gt;&lt;DisplayText&gt;&lt;style face="superscript"&gt;15&lt;/style&gt;&lt;/DisplayText&gt;&lt;record&gt;&lt;rec-number&gt;832&lt;/rec-number&gt;&lt;foreign-keys&gt;&lt;key app="EN" db-id="0zvrtv5w82pv06eereq5rxf6rr00arp2f0zt" timestamp="1619800424"&gt;832&lt;/key&gt;&lt;/foreign-keys&gt;&lt;ref-type name="Journal Article"&gt;17&lt;/ref-type&gt;&lt;contributors&gt;&lt;authors&gt;&lt;author&gt;Liverpool-Tasie, LSO&lt;/author&gt;&lt;author&gt;Sanou, Awa&lt;/author&gt;&lt;author&gt;Reardon, T.&lt;/author&gt;&lt;author&gt;Belton, B.&lt;/author&gt;&lt;/authors&gt;&lt;/contributors&gt;&lt;titles&gt;&lt;title&gt;Demand for Imported versus Domestic Fish in Nigeria&lt;/title&gt;&lt;secondary-title&gt;Journal of Agricultural Economics&lt;/secondary-title&gt;&lt;/titles&gt;&lt;periodical&gt;&lt;full-title&gt;Journal of Agricultural Economics&lt;/full-title&gt;&lt;/periodical&gt;&lt;dates&gt;&lt;year&gt;2021&lt;/year&gt;&lt;/dates&gt;&lt;urls&gt;&lt;/urls&gt;&lt;/record&gt;&lt;/Cite&gt;&lt;/EndNote&gt;</w:instrText>
      </w:r>
      <w:r w:rsidR="00156283">
        <w:rPr>
          <w:rFonts w:ascii="Times New Roman" w:hAnsi="Times New Roman" w:cs="Times New Roman"/>
          <w:sz w:val="24"/>
          <w:szCs w:val="24"/>
        </w:rPr>
        <w:fldChar w:fldCharType="separate"/>
      </w:r>
      <w:r w:rsidR="00156283" w:rsidRPr="00FD1079">
        <w:rPr>
          <w:rFonts w:ascii="Times New Roman" w:hAnsi="Times New Roman" w:cs="Times New Roman"/>
          <w:noProof/>
          <w:sz w:val="24"/>
          <w:szCs w:val="24"/>
          <w:vertAlign w:val="superscript"/>
        </w:rPr>
        <w:t>15</w:t>
      </w:r>
      <w:r w:rsidR="00156283">
        <w:rPr>
          <w:rFonts w:ascii="Times New Roman" w:hAnsi="Times New Roman" w:cs="Times New Roman"/>
          <w:sz w:val="24"/>
          <w:szCs w:val="24"/>
        </w:rPr>
        <w:fldChar w:fldCharType="end"/>
      </w:r>
      <w:r w:rsidR="00156283" w:rsidRPr="00156283">
        <w:rPr>
          <w:rFonts w:ascii="Times New Roman" w:hAnsi="Times New Roman" w:cs="Times New Roman"/>
          <w:sz w:val="24"/>
          <w:szCs w:val="24"/>
          <w:vertAlign w:val="superscript"/>
        </w:rPr>
        <w:t>,</w:t>
      </w:r>
      <w:r>
        <w:rPr>
          <w:rFonts w:ascii="Times New Roman" w:hAnsi="Times New Roman" w:cs="Times New Roman"/>
          <w:sz w:val="24"/>
          <w:szCs w:val="24"/>
        </w:rPr>
        <w:fldChar w:fldCharType="begin"/>
      </w:r>
      <w:r w:rsidR="00E82E9B">
        <w:rPr>
          <w:rFonts w:ascii="Times New Roman" w:hAnsi="Times New Roman" w:cs="Times New Roman"/>
          <w:sz w:val="24"/>
          <w:szCs w:val="24"/>
        </w:rPr>
        <w:instrText xml:space="preserve"> ADDIN EN.CITE &lt;EndNote&gt;&lt;Cite&gt;&lt;Author&gt;Thilsted&lt;/Author&gt;&lt;Year&gt;2016&lt;/Year&gt;&lt;RecNum&gt;300&lt;/RecNum&gt;&lt;DisplayText&gt;&lt;style face="superscript"&gt;34&lt;/style&gt;&lt;/DisplayText&gt;&lt;record&gt;&lt;rec-number&gt;300&lt;/rec-number&gt;&lt;foreign-keys&gt;&lt;key app="EN" db-id="0zvrtv5w82pv06eereq5rxf6rr00arp2f0zt" timestamp="1605905187"&gt;300&lt;/key&gt;&lt;/foreign-keys&gt;&lt;ref-type name="Journal Article"&gt;17&lt;/ref-type&gt;&lt;contributors&gt;&lt;authors&gt;&lt;author&gt;Thilsted, Shakuntala Haraksingh&lt;/author&gt;&lt;author&gt;Thorne-Lyman, Andrew&lt;/author&gt;&lt;author&gt;Webb, Patrick&lt;/author&gt;&lt;author&gt;Bogard, Jessica Rose&lt;/author&gt;&lt;author&gt;Subasinghe, Rohana&lt;/author&gt;&lt;author&gt;Phillips, Michael John&lt;/author&gt;&lt;author&gt;Allison, Edward Hugh&lt;/author&gt;&lt;/authors&gt;&lt;/contributors&gt;&lt;titles&gt;&lt;title&gt;Sustaining healthy diets: The role of capture fisheries and aquaculture for improving nutrition in the post-2015 era&lt;/title&gt;&lt;secondary-title&gt;Food Policy&lt;/secondary-title&gt;&lt;/titles&gt;&lt;periodical&gt;&lt;full-title&gt;Food Policy&lt;/full-title&gt;&lt;/periodical&gt;&lt;pages&gt;126-131&lt;/pages&gt;&lt;volume&gt;61&lt;/volume&gt;&lt;keywords&gt;&lt;keyword&gt;Aquaculture&lt;/keyword&gt;&lt;keyword&gt;Capture fisheries&lt;/keyword&gt;&lt;keyword&gt;Diverse food systems&lt;/keyword&gt;&lt;keyword&gt;Fisheries policies&lt;/keyword&gt;&lt;keyword&gt;Healthy diets&lt;/keyword&gt;&lt;keyword&gt;Nutrition-sensitive fisheries&lt;/keyword&gt;&lt;/keywords&gt;&lt;dates&gt;&lt;year&gt;2016&lt;/year&gt;&lt;/dates&gt;&lt;publisher&gt;Elsevier Ltd&lt;/publisher&gt;&lt;urls&gt;&lt;related-urls&gt;&lt;url&gt;http://dx.doi.org/10.1016/j.foodpol.2016.02.005&lt;/url&gt;&lt;/related-urls&gt;&lt;/urls&gt;&lt;electronic-resource-num&gt;10.1016/j.foodpol.2016.02.005&lt;/electronic-resource-num&gt;&lt;/record&gt;&lt;/Cite&gt;&lt;/EndNote&gt;</w:instrText>
      </w:r>
      <w:r>
        <w:rPr>
          <w:rFonts w:ascii="Times New Roman" w:hAnsi="Times New Roman" w:cs="Times New Roman"/>
          <w:sz w:val="24"/>
          <w:szCs w:val="24"/>
        </w:rPr>
        <w:fldChar w:fldCharType="separate"/>
      </w:r>
      <w:r w:rsidR="00E82E9B" w:rsidRPr="00E82E9B">
        <w:rPr>
          <w:rFonts w:ascii="Times New Roman" w:hAnsi="Times New Roman" w:cs="Times New Roman"/>
          <w:noProof/>
          <w:sz w:val="24"/>
          <w:szCs w:val="24"/>
          <w:vertAlign w:val="superscript"/>
        </w:rPr>
        <w:t>34</w:t>
      </w:r>
      <w:r>
        <w:rPr>
          <w:rFonts w:ascii="Times New Roman" w:hAnsi="Times New Roman" w:cs="Times New Roman"/>
          <w:sz w:val="24"/>
          <w:szCs w:val="24"/>
        </w:rPr>
        <w:fldChar w:fldCharType="end"/>
      </w:r>
      <w:r w:rsidRPr="00614A33">
        <w:rPr>
          <w:rFonts w:ascii="Times New Roman" w:hAnsi="Times New Roman" w:cs="Times New Roman"/>
          <w:sz w:val="24"/>
          <w:szCs w:val="24"/>
        </w:rPr>
        <w:t>.</w:t>
      </w:r>
      <w:r w:rsidR="00C355A9">
        <w:rPr>
          <w:rFonts w:ascii="Times New Roman" w:hAnsi="Times New Roman" w:cs="Times New Roman"/>
          <w:sz w:val="24"/>
          <w:szCs w:val="24"/>
        </w:rPr>
        <w:t xml:space="preserve"> </w:t>
      </w:r>
      <w:r w:rsidRPr="00614A33">
        <w:rPr>
          <w:rFonts w:ascii="Times New Roman" w:hAnsi="Times New Roman" w:cs="Times New Roman"/>
          <w:sz w:val="24"/>
          <w:szCs w:val="24"/>
        </w:rPr>
        <w:t>Given steady growth in</w:t>
      </w:r>
      <w:r>
        <w:rPr>
          <w:rFonts w:ascii="Times New Roman" w:hAnsi="Times New Roman" w:cs="Times New Roman"/>
          <w:sz w:val="24"/>
          <w:szCs w:val="24"/>
        </w:rPr>
        <w:t xml:space="preserve"> fish</w:t>
      </w:r>
      <w:r w:rsidRPr="00614A33">
        <w:rPr>
          <w:rFonts w:ascii="Times New Roman" w:hAnsi="Times New Roman" w:cs="Times New Roman"/>
          <w:sz w:val="24"/>
          <w:szCs w:val="24"/>
        </w:rPr>
        <w:t xml:space="preserve"> demand, Nigeria</w:t>
      </w:r>
      <w:r>
        <w:rPr>
          <w:rFonts w:ascii="Times New Roman" w:hAnsi="Times New Roman" w:cs="Times New Roman"/>
          <w:sz w:val="24"/>
          <w:szCs w:val="24"/>
        </w:rPr>
        <w:t xml:space="preserve"> has invested heavily in </w:t>
      </w:r>
      <w:r w:rsidRPr="00614A33">
        <w:rPr>
          <w:rFonts w:ascii="Times New Roman" w:hAnsi="Times New Roman" w:cs="Times New Roman"/>
          <w:sz w:val="24"/>
          <w:szCs w:val="24"/>
        </w:rPr>
        <w:t xml:space="preserve">aquaculture </w:t>
      </w:r>
      <w:r>
        <w:rPr>
          <w:rFonts w:ascii="Times New Roman" w:hAnsi="Times New Roman" w:cs="Times New Roman"/>
          <w:sz w:val="24"/>
          <w:szCs w:val="24"/>
        </w:rPr>
        <w:t xml:space="preserve">production </w:t>
      </w:r>
      <w:r w:rsidRPr="00614A33">
        <w:rPr>
          <w:rFonts w:ascii="Times New Roman" w:hAnsi="Times New Roman" w:cs="Times New Roman"/>
          <w:sz w:val="24"/>
          <w:szCs w:val="24"/>
        </w:rPr>
        <w:t>(mainly freshwater catfish)</w:t>
      </w:r>
      <w:r w:rsidR="00156283">
        <w:rPr>
          <w:rFonts w:ascii="Times New Roman" w:hAnsi="Times New Roman" w:cs="Times New Roman"/>
          <w:sz w:val="24"/>
          <w:szCs w:val="24"/>
        </w:rPr>
        <w:t xml:space="preserve">, </w:t>
      </w:r>
      <w:r w:rsidRPr="00614A33">
        <w:rPr>
          <w:rFonts w:ascii="Times New Roman" w:hAnsi="Times New Roman" w:cs="Times New Roman"/>
          <w:sz w:val="24"/>
          <w:szCs w:val="24"/>
        </w:rPr>
        <w:t>account</w:t>
      </w:r>
      <w:r w:rsidR="00156283">
        <w:rPr>
          <w:rFonts w:ascii="Times New Roman" w:hAnsi="Times New Roman" w:cs="Times New Roman"/>
          <w:sz w:val="24"/>
          <w:szCs w:val="24"/>
        </w:rPr>
        <w:t>ing</w:t>
      </w:r>
      <w:r w:rsidRPr="00614A33">
        <w:rPr>
          <w:rFonts w:ascii="Times New Roman" w:hAnsi="Times New Roman" w:cs="Times New Roman"/>
          <w:sz w:val="24"/>
          <w:szCs w:val="24"/>
        </w:rPr>
        <w:t xml:space="preserve"> for 52% of </w:t>
      </w:r>
      <w:r>
        <w:rPr>
          <w:rFonts w:ascii="Times New Roman" w:hAnsi="Times New Roman" w:cs="Times New Roman"/>
          <w:sz w:val="24"/>
          <w:szCs w:val="24"/>
        </w:rPr>
        <w:t xml:space="preserve">sub-Saharan Africa's </w:t>
      </w:r>
      <w:r w:rsidRPr="00614A33">
        <w:rPr>
          <w:rFonts w:ascii="Times New Roman" w:hAnsi="Times New Roman" w:cs="Times New Roman"/>
          <w:sz w:val="24"/>
          <w:szCs w:val="24"/>
        </w:rPr>
        <w:t xml:space="preserve">farmed fish </w:t>
      </w:r>
      <w:r>
        <w:rPr>
          <w:rFonts w:ascii="Times New Roman" w:hAnsi="Times New Roman" w:cs="Times New Roman"/>
          <w:sz w:val="24"/>
          <w:szCs w:val="24"/>
        </w:rPr>
        <w:t>output</w:t>
      </w:r>
      <w:r>
        <w:rPr>
          <w:rFonts w:ascii="Times New Roman" w:hAnsi="Times New Roman" w:cs="Times New Roman"/>
          <w:sz w:val="24"/>
          <w:szCs w:val="24"/>
        </w:rPr>
        <w:fldChar w:fldCharType="begin"/>
      </w:r>
      <w:r w:rsidR="00E82E9B">
        <w:rPr>
          <w:rFonts w:ascii="Times New Roman" w:hAnsi="Times New Roman" w:cs="Times New Roman"/>
          <w:sz w:val="24"/>
          <w:szCs w:val="24"/>
        </w:rPr>
        <w:instrText xml:space="preserve"> ADDIN EN.CITE &lt;EndNote&gt;&lt;Cite ExcludeAuth="1"&gt;&lt;Year&gt;2018&lt;/Year&gt;&lt;RecNum&gt;643&lt;/RecNum&gt;&lt;DisplayText&gt;&lt;style face="superscript"&gt;60&lt;/style&gt;&lt;/DisplayText&gt;&lt;record&gt;&lt;rec-number&gt;643&lt;/rec-number&gt;&lt;foreign-keys&gt;&lt;key app="EN" db-id="0zvrtv5w82pv06eereq5rxf6rr00arp2f0zt" timestamp="1606235538"&gt;643&lt;/key&gt;&lt;/foreign-keys&gt;&lt;ref-type name="Report"&gt;27&lt;/ref-type&gt;&lt;contributors&gt;&lt;/contributors&gt;&lt;titles&gt;&lt;title&gt;WorldFish Nigeria Strategy: 2018-2022&lt;/title&gt;&lt;/titles&gt;&lt;dates&gt;&lt;year&gt;2018&lt;/year&gt;&lt;/dates&gt;&lt;pub-location&gt;Penang, Malaysia&lt;/pub-location&gt;&lt;publisher&gt;WorldFish&lt;/publisher&gt;&lt;urls&gt;&lt;/urls&gt;&lt;/record&gt;&lt;/Cite&gt;&lt;/EndNote&gt;</w:instrText>
      </w:r>
      <w:r>
        <w:rPr>
          <w:rFonts w:ascii="Times New Roman" w:hAnsi="Times New Roman" w:cs="Times New Roman"/>
          <w:sz w:val="24"/>
          <w:szCs w:val="24"/>
        </w:rPr>
        <w:fldChar w:fldCharType="separate"/>
      </w:r>
      <w:r w:rsidR="00E82E9B" w:rsidRPr="00E82E9B">
        <w:rPr>
          <w:rFonts w:ascii="Times New Roman" w:hAnsi="Times New Roman" w:cs="Times New Roman"/>
          <w:noProof/>
          <w:sz w:val="24"/>
          <w:szCs w:val="24"/>
          <w:vertAlign w:val="superscript"/>
        </w:rPr>
        <w:t>60</w:t>
      </w:r>
      <w:r>
        <w:rPr>
          <w:rFonts w:ascii="Times New Roman" w:hAnsi="Times New Roman" w:cs="Times New Roman"/>
          <w:sz w:val="24"/>
          <w:szCs w:val="24"/>
        </w:rPr>
        <w:fldChar w:fldCharType="end"/>
      </w:r>
      <w:r>
        <w:rPr>
          <w:rFonts w:ascii="Times New Roman" w:hAnsi="Times New Roman" w:cs="Times New Roman"/>
          <w:sz w:val="24"/>
          <w:szCs w:val="24"/>
        </w:rPr>
        <w:t xml:space="preserve">. Replacing locally diverse fish species with </w:t>
      </w:r>
      <w:commentRangeStart w:id="79"/>
      <w:r>
        <w:rPr>
          <w:rFonts w:ascii="Times New Roman" w:hAnsi="Times New Roman" w:cs="Times New Roman"/>
          <w:sz w:val="24"/>
          <w:szCs w:val="24"/>
        </w:rPr>
        <w:t xml:space="preserve">imported demersal fish </w:t>
      </w:r>
      <w:commentRangeEnd w:id="79"/>
      <w:r w:rsidR="00657D13">
        <w:rPr>
          <w:rStyle w:val="CommentReference"/>
        </w:rPr>
        <w:commentReference w:id="79"/>
      </w:r>
      <w:r>
        <w:rPr>
          <w:rFonts w:ascii="Times New Roman" w:hAnsi="Times New Roman" w:cs="Times New Roman"/>
          <w:sz w:val="24"/>
          <w:szCs w:val="24"/>
        </w:rPr>
        <w:t xml:space="preserve">and farmed freshwater fish has mixed nutritional consequences for the population as a whole, </w:t>
      </w:r>
      <w:r>
        <w:rPr>
          <w:rFonts w:ascii="Times New Roman" w:hAnsi="Times New Roman" w:cs="Times New Roman"/>
          <w:color w:val="000000" w:themeColor="text1"/>
          <w:sz w:val="24"/>
          <w:szCs w:val="24"/>
        </w:rPr>
        <w:t>especially since affordability acts as a constraint on fish consumption for poor households</w:t>
      </w:r>
      <w:r>
        <w:rPr>
          <w:rFonts w:ascii="Times New Roman" w:hAnsi="Times New Roman" w:cs="Times New Roman"/>
          <w:sz w:val="24"/>
          <w:szCs w:val="24"/>
        </w:rPr>
        <w:fldChar w:fldCharType="begin">
          <w:fldData xml:space="preserve">PEVuZE5vdGU+PENpdGU+PEF1dGhvcj5Hb3Jkb248L0F1dGhvcj48WWVhcj4yMDEzPC9ZZWFyPjxS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</w:fldData>
        </w:fldChar>
      </w:r>
      <w:r w:rsidR="00E82E9B">
        <w:rPr>
          <w:rFonts w:ascii="Times New Roman" w:hAnsi="Times New Roman" w:cs="Times New Roman"/>
          <w:sz w:val="24"/>
          <w:szCs w:val="24"/>
        </w:rPr>
        <w:instrText xml:space="preserve"> ADDIN EN.CITE </w:instrText>
      </w:r>
      <w:r w:rsidR="00E82E9B">
        <w:rPr>
          <w:rFonts w:ascii="Times New Roman" w:hAnsi="Times New Roman" w:cs="Times New Roman"/>
          <w:sz w:val="24"/>
          <w:szCs w:val="24"/>
        </w:rPr>
        <w:fldChar w:fldCharType="begin">
          <w:fldData xml:space="preserve">PEVuZE5vdGU+PENpdGU+PEF1dGhvcj5Hb3Jkb248L0F1dGhvcj48WWVhcj4yMDEzPC9ZZWFyPjxS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</w:fldData>
        </w:fldChar>
      </w:r>
      <w:r w:rsidR="00E82E9B">
        <w:rPr>
          <w:rFonts w:ascii="Times New Roman" w:hAnsi="Times New Roman" w:cs="Times New Roman"/>
          <w:sz w:val="24"/>
          <w:szCs w:val="24"/>
        </w:rPr>
        <w:instrText xml:space="preserve"> ADDIN EN.CITE.DATA </w:instrText>
      </w:r>
      <w:r w:rsidR="00E82E9B">
        <w:rPr>
          <w:rFonts w:ascii="Times New Roman" w:hAnsi="Times New Roman" w:cs="Times New Roman"/>
          <w:sz w:val="24"/>
          <w:szCs w:val="24"/>
        </w:rPr>
      </w:r>
      <w:r w:rsidR="00E82E9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E82E9B" w:rsidRPr="00E82E9B">
        <w:rPr>
          <w:rFonts w:ascii="Times New Roman" w:hAnsi="Times New Roman" w:cs="Times New Roman"/>
          <w:noProof/>
          <w:sz w:val="24"/>
          <w:szCs w:val="24"/>
          <w:vertAlign w:val="superscript"/>
        </w:rPr>
        <w:t>33,40,61</w:t>
      </w:r>
      <w:r>
        <w:rPr>
          <w:rFonts w:ascii="Times New Roman" w:hAnsi="Times New Roman" w:cs="Times New Roman"/>
          <w:sz w:val="24"/>
          <w:szCs w:val="24"/>
        </w:rPr>
        <w:fldChar w:fldCharType="end"/>
      </w:r>
      <w:r>
        <w:rPr>
          <w:rFonts w:ascii="Times New Roman" w:hAnsi="Times New Roman" w:cs="Times New Roman"/>
          <w:color w:val="000000" w:themeColor="text1"/>
          <w:sz w:val="24"/>
          <w:szCs w:val="24"/>
        </w:rPr>
        <w:t>.</w:t>
      </w:r>
    </w:p>
    <w:p w14:paraId="7F612B7A" w14:textId="77777777" w:rsidR="004D6D35" w:rsidRDefault="004D6D35" w:rsidP="00A25803">
      <w:pPr>
        <w:pStyle w:val="CommentText"/>
        <w:spacing w:line="480" w:lineRule="auto"/>
        <w:rPr>
          <w:rFonts w:ascii="Times New Roman" w:hAnsi="Times New Roman" w:cs="Times New Roman"/>
          <w:color w:val="000000" w:themeColor="text1"/>
          <w:sz w:val="24"/>
          <w:szCs w:val="24"/>
        </w:rPr>
      </w:pPr>
    </w:p>
    <w:p w14:paraId="5CDBF00F" w14:textId="38C51763" w:rsidR="00A25803" w:rsidRPr="00A25803" w:rsidRDefault="00C317E2" w:rsidP="00A25803">
      <w:pPr>
        <w:pStyle w:val="CommentText"/>
        <w:spacing w:line="480" w:lineRule="auto"/>
        <w:rPr>
          <w:rFonts w:ascii="Times New Roman" w:hAnsi="Times New Roman" w:cs="Times New Roman"/>
          <w:sz w:val="24"/>
          <w:szCs w:val="24"/>
          <w:u w:val="single"/>
        </w:rPr>
      </w:pPr>
      <w:r>
        <w:rPr>
          <w:rFonts w:ascii="Times New Roman" w:hAnsi="Times New Roman" w:cs="Times New Roman"/>
          <w:color w:val="000000" w:themeColor="text1"/>
          <w:sz w:val="24"/>
          <w:szCs w:val="24"/>
          <w:u w:val="single"/>
        </w:rPr>
        <w:t xml:space="preserve">2.3.4 </w:t>
      </w:r>
      <w:r w:rsidR="00A25803" w:rsidRPr="00A25803">
        <w:rPr>
          <w:rFonts w:ascii="Times New Roman" w:hAnsi="Times New Roman" w:cs="Times New Roman"/>
          <w:color w:val="000000" w:themeColor="text1"/>
          <w:sz w:val="24"/>
          <w:szCs w:val="24"/>
          <w:u w:val="single"/>
        </w:rPr>
        <w:t>Chile</w:t>
      </w:r>
    </w:p>
    <w:p w14:paraId="7C9545EA" w14:textId="7CADF0B1" w:rsidR="00A25803" w:rsidRDefault="00A25803" w:rsidP="00A25803">
      <w:pPr>
        <w:pStyle w:val="CommentText"/>
        <w:spacing w:line="480" w:lineRule="auto"/>
        <w:rPr>
          <w:rFonts w:ascii="Times New Roman" w:hAnsi="Times New Roman" w:cs="Times New Roman"/>
          <w:sz w:val="24"/>
          <w:szCs w:val="24"/>
        </w:rPr>
      </w:pPr>
      <w:r>
        <w:rPr>
          <w:rFonts w:ascii="Times New Roman" w:hAnsi="Times New Roman" w:cs="Times New Roman"/>
          <w:sz w:val="24"/>
          <w:szCs w:val="24"/>
        </w:rPr>
        <w:t xml:space="preserve">With a long coastline and extensive freshwater bodies in the south, fish consumption has traditionally played an </w:t>
      </w:r>
      <w:ins w:id="80" w:author="Ling" w:date="2021-05-20T12:45:00Z">
        <w:r w:rsidR="00A50637">
          <w:rPr>
            <w:rFonts w:ascii="Times New Roman" w:hAnsi="Times New Roman" w:cs="Times New Roman"/>
            <w:sz w:val="24"/>
            <w:szCs w:val="24"/>
          </w:rPr>
          <w:t>essential</w:t>
        </w:r>
      </w:ins>
      <w:del w:id="81" w:author="Ling" w:date="2021-05-20T12:45:00Z">
        <w:r w:rsidDel="00A50637">
          <w:rPr>
            <w:rFonts w:ascii="Times New Roman" w:hAnsi="Times New Roman" w:cs="Times New Roman"/>
            <w:sz w:val="24"/>
            <w:szCs w:val="24"/>
          </w:rPr>
          <w:delText>important</w:delText>
        </w:r>
      </w:del>
      <w:r>
        <w:rPr>
          <w:rFonts w:ascii="Times New Roman" w:hAnsi="Times New Roman" w:cs="Times New Roman"/>
          <w:sz w:val="24"/>
          <w:szCs w:val="24"/>
        </w:rPr>
        <w:t xml:space="preserve"> role in the diets of many Chileans. An estimated 46% of </w:t>
      </w:r>
      <w:r w:rsidR="005A5BF9">
        <w:rPr>
          <w:rFonts w:ascii="Times New Roman" w:hAnsi="Times New Roman" w:cs="Times New Roman"/>
          <w:sz w:val="24"/>
          <w:szCs w:val="24"/>
        </w:rPr>
        <w:t xml:space="preserve">all </w:t>
      </w:r>
      <w:r>
        <w:rPr>
          <w:rFonts w:ascii="Times New Roman" w:hAnsi="Times New Roman" w:cs="Times New Roman"/>
          <w:sz w:val="24"/>
          <w:szCs w:val="24"/>
        </w:rPr>
        <w:t>households in Chile consume fish at least once a week, and 55% of high-income and 38% of low-income households consume fish weekly</w:t>
      </w:r>
      <w:r>
        <w:rPr>
          <w:rFonts w:ascii="Times New Roman" w:hAnsi="Times New Roman" w:cs="Times New Roman"/>
          <w:sz w:val="24"/>
          <w:szCs w:val="24"/>
        </w:rPr>
        <w:fldChar w:fldCharType="begin"/>
      </w:r>
      <w:r w:rsidR="00E82E9B">
        <w:rPr>
          <w:rFonts w:ascii="Times New Roman" w:hAnsi="Times New Roman" w:cs="Times New Roman"/>
          <w:sz w:val="24"/>
          <w:szCs w:val="24"/>
        </w:rPr>
        <w:instrText xml:space="preserve"> ADDIN EN.CITE &lt;EndNote&gt;&lt;Cite&gt;&lt;Year&gt;2016&lt;/Year&gt;&lt;RecNum&gt;791&lt;/RecNum&gt;&lt;DisplayText&gt;&lt;style face="superscript"&gt;62&lt;/style&gt;&lt;/DisplayText&gt;&lt;record&gt;&lt;rec-number&gt;791&lt;/rec-number&gt;&lt;foreign-keys&gt;&lt;key app="EN" db-id="0zvrtv5w82pv06eereq5rxf6rr00arp2f0zt" timestamp="1610068489"&gt;791&lt;/key&gt;&lt;/foreign-keys&gt;&lt;ref-type name="Report"&gt;27&lt;/ref-type&gt;&lt;contributors&gt;&lt;/contributors&gt;&lt;titles&gt;&lt;title&gt;Chile saludable: oportunidades y desafíos de innovación para el aumento del consumo de productos del mar. Gerencia de Alimentos y Acuicultura de Fundación Chile, con la colaboración de GfK Adimark&lt;/title&gt;&lt;/titles&gt;&lt;pages&gt;136&lt;/pages&gt;&lt;volume&gt;5&lt;/volume&gt;&lt;dates&gt;&lt;year&gt;2016&lt;/year&gt;&lt;/dates&gt;&lt;pub-location&gt;Santiago, Chile&lt;/pub-location&gt;&lt;publisher&gt;Fundación Chile&lt;/publisher&gt;&lt;urls&gt;&lt;/urls&gt;&lt;/record&gt;&lt;/Cite&gt;&lt;/EndNote&gt;</w:instrText>
      </w:r>
      <w:r>
        <w:rPr>
          <w:rFonts w:ascii="Times New Roman" w:hAnsi="Times New Roman" w:cs="Times New Roman"/>
          <w:sz w:val="24"/>
          <w:szCs w:val="24"/>
        </w:rPr>
        <w:fldChar w:fldCharType="separate"/>
      </w:r>
      <w:r w:rsidR="00E82E9B" w:rsidRPr="00E82E9B">
        <w:rPr>
          <w:rFonts w:ascii="Times New Roman" w:hAnsi="Times New Roman" w:cs="Times New Roman"/>
          <w:noProof/>
          <w:sz w:val="24"/>
          <w:szCs w:val="24"/>
          <w:vertAlign w:val="superscript"/>
        </w:rPr>
        <w:t>62</w:t>
      </w:r>
      <w:r>
        <w:rPr>
          <w:rFonts w:ascii="Times New Roman" w:hAnsi="Times New Roman" w:cs="Times New Roman"/>
          <w:sz w:val="24"/>
          <w:szCs w:val="24"/>
        </w:rPr>
        <w:fldChar w:fldCharType="end"/>
      </w:r>
      <w:r>
        <w:rPr>
          <w:rFonts w:ascii="Times New Roman" w:hAnsi="Times New Roman" w:cs="Times New Roman"/>
          <w:sz w:val="24"/>
          <w:szCs w:val="24"/>
        </w:rPr>
        <w:t>.</w:t>
      </w:r>
      <w:r w:rsidR="006E3244">
        <w:rPr>
          <w:rFonts w:ascii="Times New Roman" w:hAnsi="Times New Roman" w:cs="Times New Roman"/>
          <w:sz w:val="24"/>
          <w:szCs w:val="24"/>
        </w:rPr>
        <w:t xml:space="preserve"> </w:t>
      </w:r>
      <w:r>
        <w:rPr>
          <w:rFonts w:ascii="Times New Roman" w:hAnsi="Times New Roman" w:cs="Times New Roman"/>
          <w:sz w:val="24"/>
          <w:szCs w:val="24"/>
        </w:rPr>
        <w:t xml:space="preserve">Despite Chile's culinary history, per capita </w:t>
      </w:r>
      <w:r>
        <w:rPr>
          <w:rFonts w:ascii="Times New Roman" w:hAnsi="Times New Roman" w:cs="Times New Roman"/>
          <w:sz w:val="24"/>
          <w:szCs w:val="24"/>
        </w:rPr>
        <w:lastRenderedPageBreak/>
        <w:t>consumption of fish has fallen during the past two decades while consumption of poultry and pork has increased (Fig</w:t>
      </w:r>
      <w:r w:rsidR="00325619">
        <w:rPr>
          <w:rFonts w:ascii="Times New Roman" w:hAnsi="Times New Roman" w:cs="Times New Roman"/>
          <w:sz w:val="24"/>
          <w:szCs w:val="24"/>
        </w:rPr>
        <w:t>.</w:t>
      </w:r>
      <w:r>
        <w:rPr>
          <w:rFonts w:ascii="Times New Roman" w:hAnsi="Times New Roman" w:cs="Times New Roman"/>
          <w:sz w:val="24"/>
          <w:szCs w:val="24"/>
        </w:rPr>
        <w:t xml:space="preserve"> </w:t>
      </w:r>
      <w:r w:rsidR="00325619">
        <w:rPr>
          <w:rFonts w:ascii="Times New Roman" w:hAnsi="Times New Roman" w:cs="Times New Roman"/>
          <w:sz w:val="24"/>
          <w:szCs w:val="24"/>
        </w:rPr>
        <w:t>7</w:t>
      </w:r>
      <w:r>
        <w:rPr>
          <w:rFonts w:ascii="Times New Roman" w:hAnsi="Times New Roman" w:cs="Times New Roman"/>
          <w:sz w:val="24"/>
          <w:szCs w:val="24"/>
        </w:rPr>
        <w:t xml:space="preserve">). A shift in dietary preferences, and a re-orientation of domestic capture fisheries toward global markets, </w:t>
      </w:r>
      <w:r w:rsidR="00325619">
        <w:rPr>
          <w:rFonts w:ascii="Times New Roman" w:hAnsi="Times New Roman" w:cs="Times New Roman"/>
          <w:sz w:val="24"/>
          <w:szCs w:val="24"/>
        </w:rPr>
        <w:t xml:space="preserve">help to </w:t>
      </w:r>
      <w:r>
        <w:rPr>
          <w:rFonts w:ascii="Times New Roman" w:hAnsi="Times New Roman" w:cs="Times New Roman"/>
          <w:sz w:val="24"/>
          <w:szCs w:val="24"/>
        </w:rPr>
        <w:t xml:space="preserve">explain this trend. </w:t>
      </w:r>
    </w:p>
    <w:p w14:paraId="05A81361" w14:textId="19960F96" w:rsidR="00A25803" w:rsidRPr="0043045C" w:rsidRDefault="00A25803" w:rsidP="00A25803">
      <w:pPr>
        <w:pStyle w:val="Default"/>
        <w:spacing w:line="480" w:lineRule="auto"/>
        <w:jc w:val="both"/>
        <w:rPr>
          <w:bCs/>
          <w:lang w:val="en-US"/>
        </w:rPr>
      </w:pPr>
      <w:r w:rsidRPr="00560066">
        <w:rPr>
          <w:bCs/>
          <w:lang w:val="en-US"/>
          <w:rPrChange w:id="82" w:author="Usuario" w:date="2021-05-19T06:22:00Z">
            <w:rPr>
              <w:bCs/>
            </w:rPr>
          </w:rPrChange>
        </w:rPr>
        <w:tab/>
      </w:r>
      <w:r w:rsidRPr="00DF018E">
        <w:rPr>
          <w:bCs/>
          <w:lang w:val="en-US"/>
        </w:rPr>
        <w:t xml:space="preserve">Chile is the second largest producer and </w:t>
      </w:r>
      <w:r w:rsidR="005A5BF9">
        <w:rPr>
          <w:bCs/>
          <w:lang w:val="en-US"/>
        </w:rPr>
        <w:t>leading</w:t>
      </w:r>
      <w:r w:rsidRPr="00DF018E">
        <w:rPr>
          <w:bCs/>
          <w:lang w:val="en-US"/>
        </w:rPr>
        <w:t xml:space="preserve"> exporter of mussels globally.</w:t>
      </w:r>
      <w:r>
        <w:rPr>
          <w:bCs/>
          <w:lang w:val="en-US"/>
        </w:rPr>
        <w:t xml:space="preserve"> Expansion in the mussel industry has been driven by strong international demand</w:t>
      </w:r>
      <w:r w:rsidRPr="00DF018E">
        <w:rPr>
          <w:bCs/>
          <w:lang w:val="en-US"/>
        </w:rPr>
        <w:t xml:space="preserve">, mainly </w:t>
      </w:r>
      <w:r>
        <w:rPr>
          <w:bCs/>
          <w:lang w:val="en-US"/>
        </w:rPr>
        <w:t>by</w:t>
      </w:r>
      <w:r w:rsidRPr="00DF018E">
        <w:rPr>
          <w:bCs/>
          <w:lang w:val="en-US"/>
        </w:rPr>
        <w:t xml:space="preserve"> European countries </w:t>
      </w:r>
      <w:r>
        <w:rPr>
          <w:bCs/>
          <w:lang w:val="en-US"/>
        </w:rPr>
        <w:t>(</w:t>
      </w:r>
      <w:r w:rsidRPr="00DF018E">
        <w:rPr>
          <w:bCs/>
          <w:lang w:val="en-US"/>
        </w:rPr>
        <w:t>Spain, France, and Italy</w:t>
      </w:r>
      <w:r>
        <w:rPr>
          <w:bCs/>
          <w:lang w:val="en-US"/>
        </w:rPr>
        <w:t>)</w:t>
      </w:r>
      <w:r w:rsidRPr="00DF018E">
        <w:rPr>
          <w:bCs/>
          <w:lang w:val="en-US"/>
        </w:rPr>
        <w:t>, which together with Russia and the</w:t>
      </w:r>
      <w:r>
        <w:rPr>
          <w:bCs/>
          <w:lang w:val="en-US"/>
        </w:rPr>
        <w:t xml:space="preserve"> U</w:t>
      </w:r>
      <w:r w:rsidR="005A5BF9">
        <w:rPr>
          <w:bCs/>
          <w:lang w:val="en-US"/>
        </w:rPr>
        <w:t>.S.</w:t>
      </w:r>
      <w:r w:rsidRPr="00DF018E">
        <w:rPr>
          <w:bCs/>
          <w:lang w:val="en-US"/>
        </w:rPr>
        <w:t>,</w:t>
      </w:r>
      <w:r>
        <w:rPr>
          <w:bCs/>
          <w:lang w:val="en-US"/>
        </w:rPr>
        <w:t xml:space="preserve"> accounted for</w:t>
      </w:r>
      <w:r w:rsidRPr="00DF018E">
        <w:rPr>
          <w:bCs/>
          <w:lang w:val="en-US"/>
        </w:rPr>
        <w:t xml:space="preserve"> 69% of Chilean </w:t>
      </w:r>
      <w:r>
        <w:rPr>
          <w:bCs/>
          <w:lang w:val="en-US"/>
        </w:rPr>
        <w:t xml:space="preserve">mussel </w:t>
      </w:r>
      <w:r w:rsidRPr="00DF018E">
        <w:rPr>
          <w:bCs/>
          <w:lang w:val="en-US"/>
        </w:rPr>
        <w:t>export</w:t>
      </w:r>
      <w:r>
        <w:rPr>
          <w:bCs/>
          <w:lang w:val="en-US"/>
        </w:rPr>
        <w:t xml:space="preserve"> quantities</w:t>
      </w:r>
      <w:r w:rsidRPr="00560066">
        <w:rPr>
          <w:bCs/>
          <w:lang w:val="en-US"/>
          <w:rPrChange w:id="83" w:author="Usuario" w:date="2021-05-19T06:22:00Z">
            <w:rPr>
              <w:bCs/>
            </w:rPr>
          </w:rPrChange>
        </w:rPr>
        <w:t xml:space="preserve"> in 2019</w:t>
      </w:r>
      <w:r>
        <w:rPr>
          <w:bCs/>
        </w:rPr>
        <w:fldChar w:fldCharType="begin"/>
      </w:r>
      <w:r w:rsidR="00E82E9B" w:rsidRPr="00560066">
        <w:rPr>
          <w:bCs/>
          <w:lang w:val="en-US"/>
          <w:rPrChange w:id="84" w:author="Usuario" w:date="2021-05-19T06:22:00Z">
            <w:rPr>
              <w:bCs/>
            </w:rPr>
          </w:rPrChange>
        </w:rPr>
        <w:instrText xml:space="preserve"> ADDIN EN.CITE &lt;EndNote&gt;&lt;Cite ExcludeAuth="1"&gt;&lt;Author&gt;Chilean Central Bank Statistics&lt;/Author&gt;&lt;Year&gt;2020&lt;/Year&gt;&lt;RecNum&gt;818&lt;/RecNum&gt;&lt;DisplayText&gt;&lt;style face="superscript"&gt;63&lt;/style&gt;&lt;/DisplayText&gt;&lt;record&gt;&lt;rec-number&gt;818&lt;/rec-number&gt;&lt;foreign-keys&gt;&lt;key app="EN" db-id="0zvrtv5w82pv06eereq5rxf6rr00arp2f0zt" timestamp="1610087814"&gt;818&lt;/key&gt;&lt;/foreign-keys&gt;&lt;ref-type name="Dataset"&gt;59&lt;/ref-type&gt;&lt;contributors&gt;&lt;authors&gt;&lt;author&gt;Chilean Central Bank Statistics,&lt;/author&gt;&lt;/authors&gt;&lt;/contributors&gt;&lt;titles&gt;&lt;/titles&gt;&lt;dates&gt;&lt;year&gt;2020&lt;/year&gt;&lt;/dates&gt;&lt;urls&gt;&lt;related-urls&gt;&lt;url&gt;https://www.bcentral.cl/.&lt;/url&gt;&lt;/related-urls&gt;&lt;/urls&gt;&lt;/record&gt;&lt;/Cite&gt;&lt;/EndNote&gt;</w:instrText>
      </w:r>
      <w:r>
        <w:rPr>
          <w:bCs/>
        </w:rPr>
        <w:fldChar w:fldCharType="separate"/>
      </w:r>
      <w:r w:rsidR="00E82E9B" w:rsidRPr="00560066">
        <w:rPr>
          <w:bCs/>
          <w:noProof/>
          <w:vertAlign w:val="superscript"/>
          <w:lang w:val="en-US"/>
          <w:rPrChange w:id="85" w:author="Usuario" w:date="2021-05-19T06:22:00Z">
            <w:rPr>
              <w:bCs/>
              <w:noProof/>
              <w:vertAlign w:val="superscript"/>
            </w:rPr>
          </w:rPrChange>
        </w:rPr>
        <w:t>63</w:t>
      </w:r>
      <w:r>
        <w:rPr>
          <w:bCs/>
        </w:rPr>
        <w:fldChar w:fldCharType="end"/>
      </w:r>
      <w:r>
        <w:rPr>
          <w:bCs/>
          <w:lang w:val="en-US"/>
        </w:rPr>
        <w:t xml:space="preserve">. Domestic fish consumption, </w:t>
      </w:r>
      <w:del w:id="86" w:author="Usuario" w:date="2021-05-19T06:37:00Z">
        <w:r w:rsidDel="00F95E22">
          <w:rPr>
            <w:bCs/>
            <w:lang w:val="en-US"/>
          </w:rPr>
          <w:delText xml:space="preserve">particularly within </w:delText>
        </w:r>
        <w:r w:rsidRPr="00B55751" w:rsidDel="00F95E22">
          <w:rPr>
            <w:bCs/>
            <w:lang w:val="en-US"/>
          </w:rPr>
          <w:delText>artisanal fish</w:delText>
        </w:r>
        <w:r w:rsidDel="00F95E22">
          <w:rPr>
            <w:bCs/>
            <w:lang w:val="en-US"/>
          </w:rPr>
          <w:delText>ing communities</w:delText>
        </w:r>
        <w:r w:rsidR="00197CAA" w:rsidDel="00F95E22">
          <w:rPr>
            <w:bCs/>
            <w:lang w:val="en-US"/>
          </w:rPr>
          <w:delText xml:space="preserve"> that have a strong taste for  </w:delText>
        </w:r>
        <w:r w:rsidDel="00F95E22">
          <w:rPr>
            <w:bCs/>
            <w:lang w:val="en-US"/>
          </w:rPr>
          <w:delText xml:space="preserve">molluscs, </w:delText>
        </w:r>
      </w:del>
      <w:r w:rsidRPr="00B55751">
        <w:rPr>
          <w:bCs/>
          <w:lang w:val="en-US"/>
        </w:rPr>
        <w:t xml:space="preserve">has decreased </w:t>
      </w:r>
      <w:r>
        <w:rPr>
          <w:bCs/>
          <w:lang w:val="en-US"/>
        </w:rPr>
        <w:t xml:space="preserve">in response </w:t>
      </w:r>
      <w:r w:rsidRPr="00B55751">
        <w:rPr>
          <w:bCs/>
          <w:lang w:val="en-US"/>
        </w:rPr>
        <w:t xml:space="preserve">to </w:t>
      </w:r>
      <w:r>
        <w:rPr>
          <w:bCs/>
          <w:lang w:val="en-US"/>
        </w:rPr>
        <w:t xml:space="preserve">rising </w:t>
      </w:r>
      <w:r w:rsidRPr="00B55751">
        <w:rPr>
          <w:bCs/>
          <w:lang w:val="en-US"/>
        </w:rPr>
        <w:t xml:space="preserve">prices </w:t>
      </w:r>
      <w:r>
        <w:rPr>
          <w:bCs/>
          <w:lang w:val="en-US"/>
        </w:rPr>
        <w:t xml:space="preserve">over </w:t>
      </w:r>
      <w:r w:rsidRPr="00B55751">
        <w:rPr>
          <w:bCs/>
          <w:lang w:val="en-US"/>
        </w:rPr>
        <w:t>the past 15 years</w:t>
      </w:r>
      <w:ins w:id="87" w:author="Usuario" w:date="2021-05-19T06:38:00Z">
        <w:r w:rsidR="00F95E22">
          <w:rPr>
            <w:bCs/>
            <w:lang w:val="en-US"/>
          </w:rPr>
          <w:t>,</w:t>
        </w:r>
      </w:ins>
      <w:ins w:id="88" w:author="Usuario" w:date="2021-05-19T06:35:00Z">
        <w:r w:rsidR="00F95E22">
          <w:rPr>
            <w:bCs/>
            <w:lang w:val="en-US"/>
          </w:rPr>
          <w:t xml:space="preserve"> a trend which </w:t>
        </w:r>
        <w:del w:id="89" w:author="Beatrice Crona" w:date="2021-05-19T18:02:00Z">
          <w:r w:rsidR="00F95E22" w:rsidDel="00776F2E">
            <w:rPr>
              <w:bCs/>
              <w:lang w:val="en-US"/>
            </w:rPr>
            <w:delText xml:space="preserve">is trying to be reverted by </w:delText>
          </w:r>
        </w:del>
        <w:r w:rsidR="00F95E22">
          <w:rPr>
            <w:bCs/>
            <w:lang w:val="en-US"/>
          </w:rPr>
          <w:t xml:space="preserve">artisanal fishing communities </w:t>
        </w:r>
      </w:ins>
      <w:ins w:id="90" w:author="Beatrice Crona" w:date="2021-05-19T18:02:00Z">
        <w:del w:id="91" w:author="Michelle Tigchelaar" w:date="2021-05-19T10:36:00Z">
          <w:r w:rsidR="00776F2E" w:rsidDel="000A71C4">
            <w:rPr>
              <w:bCs/>
              <w:lang w:val="en-US"/>
            </w:rPr>
            <w:delText xml:space="preserve">is </w:delText>
          </w:r>
        </w:del>
        <w:r w:rsidR="00776F2E">
          <w:rPr>
            <w:bCs/>
            <w:lang w:val="en-US"/>
          </w:rPr>
          <w:t xml:space="preserve">are trying to revert </w:t>
        </w:r>
      </w:ins>
      <w:r>
        <w:rPr>
          <w:bCs/>
          <w:lang w:val="en-US"/>
        </w:rPr>
        <w:fldChar w:fldCharType="begin"/>
      </w:r>
      <w:r w:rsidR="00E82E9B">
        <w:rPr>
          <w:bCs/>
          <w:lang w:val="en-US"/>
        </w:rPr>
        <w:instrText xml:space="preserve"> ADDIN EN.CITE &lt;EndNote&gt;&lt;Cite&gt;&lt;Author&gt;Carcamo&lt;/Author&gt;&lt;Year&gt;2020&lt;/Year&gt;&lt;RecNum&gt;828&lt;/RecNum&gt;&lt;DisplayText&gt;&lt;style face="superscript"&gt;64&lt;/style&gt;&lt;/DisplayText&gt;&lt;record&gt;&lt;rec-number&gt;828&lt;/rec-number&gt;&lt;foreign-keys&gt;&lt;key app="EN" db-id="0zvrtv5w82pv06eereq5rxf6rr00arp2f0zt" timestamp="1610496360"&gt;828&lt;/key&gt;&lt;/foreign-keys&gt;&lt;ref-type name="Book"&gt;6&lt;/ref-type&gt;&lt;contributors&gt;&lt;authors&gt;&lt;author&gt;Carcamo, S.&lt;/author&gt;&lt;author&gt;Gelcich, S.&lt;/author&gt;&lt;/authors&gt;&lt;/contributors&gt;&lt;titles&gt;&lt;title&gt;Mujeres Navegantes y de orilla: Innovacion y tradición alimentaria con sabor a mar&lt;/title&gt;&lt;secondary-title&gt;Panico Ediciones&lt;/secondary-title&gt;&lt;/titles&gt;&lt;pages&gt;149&lt;/pages&gt;&lt;dates&gt;&lt;year&gt;2020&lt;/year&gt;&lt;/dates&gt;&lt;pub-location&gt;Santiago, Chile&lt;/pub-location&gt;&lt;isbn&gt;978-956-9702-03-7&lt;/isbn&gt;&lt;urls&gt;&lt;/urls&gt;&lt;/record&gt;&lt;/Cite&gt;&lt;/EndNote&gt;</w:instrText>
      </w:r>
      <w:r>
        <w:rPr>
          <w:bCs/>
          <w:lang w:val="en-US"/>
        </w:rPr>
        <w:fldChar w:fldCharType="separate"/>
      </w:r>
      <w:r w:rsidR="00E82E9B" w:rsidRPr="00E82E9B">
        <w:rPr>
          <w:bCs/>
          <w:noProof/>
          <w:vertAlign w:val="superscript"/>
          <w:lang w:val="en-US"/>
        </w:rPr>
        <w:t>64</w:t>
      </w:r>
      <w:r>
        <w:rPr>
          <w:bCs/>
          <w:lang w:val="en-US"/>
        </w:rPr>
        <w:fldChar w:fldCharType="end"/>
      </w:r>
      <w:r>
        <w:rPr>
          <w:bCs/>
          <w:lang w:val="en-US"/>
        </w:rPr>
        <w:t xml:space="preserve">. Local consumption of </w:t>
      </w:r>
      <w:r w:rsidRPr="00B55751">
        <w:rPr>
          <w:bCs/>
          <w:lang w:val="en-US"/>
        </w:rPr>
        <w:t xml:space="preserve">high </w:t>
      </w:r>
      <w:r>
        <w:rPr>
          <w:bCs/>
          <w:lang w:val="en-US"/>
        </w:rPr>
        <w:t>market-</w:t>
      </w:r>
      <w:r w:rsidRPr="00B55751">
        <w:rPr>
          <w:bCs/>
          <w:lang w:val="en-US"/>
        </w:rPr>
        <w:t>value</w:t>
      </w:r>
      <w:r>
        <w:rPr>
          <w:bCs/>
          <w:lang w:val="en-US"/>
        </w:rPr>
        <w:t>d</w:t>
      </w:r>
      <w:r w:rsidRPr="00B55751">
        <w:rPr>
          <w:bCs/>
          <w:lang w:val="en-US"/>
        </w:rPr>
        <w:t xml:space="preserve"> species</w:t>
      </w:r>
      <w:r>
        <w:rPr>
          <w:bCs/>
          <w:lang w:val="en-US"/>
        </w:rPr>
        <w:t xml:space="preserve"> of </w:t>
      </w:r>
      <w:proofErr w:type="spellStart"/>
      <w:r>
        <w:rPr>
          <w:bCs/>
          <w:lang w:val="en-US"/>
        </w:rPr>
        <w:t>molluscs</w:t>
      </w:r>
      <w:proofErr w:type="spellEnd"/>
      <w:r>
        <w:rPr>
          <w:bCs/>
          <w:lang w:val="en-US"/>
        </w:rPr>
        <w:t xml:space="preserve"> that are sold in </w:t>
      </w:r>
      <w:r w:rsidRPr="00B55751">
        <w:rPr>
          <w:bCs/>
          <w:lang w:val="en-US"/>
        </w:rPr>
        <w:t>luxury export</w:t>
      </w:r>
      <w:r>
        <w:rPr>
          <w:bCs/>
          <w:lang w:val="en-US"/>
        </w:rPr>
        <w:t xml:space="preserve"> markets</w:t>
      </w:r>
      <w:r w:rsidRPr="00B55751">
        <w:rPr>
          <w:bCs/>
          <w:lang w:val="en-US"/>
        </w:rPr>
        <w:t xml:space="preserve">, </w:t>
      </w:r>
      <w:r>
        <w:rPr>
          <w:bCs/>
          <w:lang w:val="en-US"/>
        </w:rPr>
        <w:t xml:space="preserve">such as </w:t>
      </w:r>
      <w:r w:rsidRPr="00B55751">
        <w:rPr>
          <w:bCs/>
          <w:lang w:val="en-US"/>
        </w:rPr>
        <w:t xml:space="preserve">the gastropod named </w:t>
      </w:r>
      <w:r w:rsidRPr="00885922">
        <w:rPr>
          <w:bCs/>
          <w:i/>
          <w:iCs/>
          <w:lang w:val="en-US"/>
        </w:rPr>
        <w:t xml:space="preserve">loco </w:t>
      </w:r>
      <w:r w:rsidRPr="00B55751">
        <w:rPr>
          <w:bCs/>
          <w:lang w:val="en-US"/>
        </w:rPr>
        <w:t>(</w:t>
      </w:r>
      <w:proofErr w:type="spellStart"/>
      <w:r w:rsidRPr="0025610C">
        <w:rPr>
          <w:bCs/>
          <w:i/>
          <w:iCs/>
          <w:lang w:val="en-US"/>
        </w:rPr>
        <w:t>Concholepas</w:t>
      </w:r>
      <w:proofErr w:type="spellEnd"/>
      <w:r w:rsidRPr="0025610C">
        <w:rPr>
          <w:bCs/>
          <w:i/>
          <w:iCs/>
          <w:lang w:val="en-US"/>
        </w:rPr>
        <w:t xml:space="preserve"> </w:t>
      </w:r>
      <w:proofErr w:type="spellStart"/>
      <w:r w:rsidRPr="0025610C">
        <w:rPr>
          <w:bCs/>
          <w:i/>
          <w:iCs/>
          <w:lang w:val="en-US"/>
        </w:rPr>
        <w:t>concholepas</w:t>
      </w:r>
      <w:proofErr w:type="spellEnd"/>
      <w:r w:rsidRPr="0043045C">
        <w:rPr>
          <w:bCs/>
          <w:lang w:val="en-US"/>
        </w:rPr>
        <w:t>)</w:t>
      </w:r>
      <w:r>
        <w:rPr>
          <w:bCs/>
          <w:lang w:val="en-US"/>
        </w:rPr>
        <w:t>, has fallen dramatically</w:t>
      </w:r>
      <w:r>
        <w:rPr>
          <w:bCs/>
          <w:lang w:val="en-US"/>
        </w:rPr>
        <w:fldChar w:fldCharType="begin"/>
      </w:r>
      <w:r w:rsidR="00E82E9B">
        <w:rPr>
          <w:bCs/>
          <w:lang w:val="en-US"/>
        </w:rPr>
        <w:instrText xml:space="preserve"> ADDIN EN.CITE &lt;EndNote&gt;&lt;Cite&gt;&lt;Author&gt;Oyanedel&lt;/Author&gt;&lt;Year&gt;2018&lt;/Year&gt;&lt;RecNum&gt;789&lt;/RecNum&gt;&lt;DisplayText&gt;&lt;style face="superscript"&gt;65&lt;/style&gt;&lt;/DisplayText&gt;&lt;record&gt;&lt;rec-number&gt;789&lt;/rec-number&gt;&lt;foreign-keys&gt;&lt;key app="EN" db-id="0zvrtv5w82pv06eereq5rxf6rr00arp2f0zt" timestamp="1610068269"&gt;789&lt;/key&gt;&lt;/foreign-keys&gt;&lt;ref-type name="Journal Article"&gt;17&lt;/ref-type&gt;&lt;contributors&gt;&lt;authors&gt;&lt;author&gt;Oyanedel, R.&lt;/author&gt;&lt;author&gt;Keim, A.&lt;/author&gt;&lt;author&gt;Castilla, J.C.&lt;/author&gt;&lt;author&gt;Gelcich, S.&lt;/author&gt;&lt;/authors&gt;&lt;/contributors&gt;&lt;titles&gt;&lt;title&gt;Illegal fishing and territorial user rights in Chile&lt;/title&gt;&lt;secondary-title&gt;Conservation Biology&lt;/secondary-title&gt;&lt;/titles&gt;&lt;periodical&gt;&lt;full-title&gt;Conservation Biology&lt;/full-title&gt;&lt;/periodical&gt;&lt;pages&gt;619-627&lt;/pages&gt;&lt;volume&gt;32(3)&lt;/volume&gt;&lt;dates&gt;&lt;year&gt;2018&lt;/year&gt;&lt;/dates&gt;&lt;urls&gt;&lt;/urls&gt;&lt;/record&gt;&lt;/Cite&gt;&lt;/EndNote&gt;</w:instrText>
      </w:r>
      <w:r>
        <w:rPr>
          <w:bCs/>
          <w:lang w:val="en-US"/>
        </w:rPr>
        <w:fldChar w:fldCharType="separate"/>
      </w:r>
      <w:r w:rsidR="00E82E9B" w:rsidRPr="00E82E9B">
        <w:rPr>
          <w:bCs/>
          <w:noProof/>
          <w:vertAlign w:val="superscript"/>
          <w:lang w:val="en-US"/>
        </w:rPr>
        <w:t>65</w:t>
      </w:r>
      <w:r>
        <w:rPr>
          <w:bCs/>
          <w:lang w:val="en-US"/>
        </w:rPr>
        <w:fldChar w:fldCharType="end"/>
      </w:r>
      <w:r>
        <w:rPr>
          <w:bCs/>
          <w:lang w:val="en-US"/>
        </w:rPr>
        <w:t>. The s</w:t>
      </w:r>
      <w:r w:rsidRPr="00F27AAF">
        <w:rPr>
          <w:bCs/>
          <w:lang w:val="en-US"/>
        </w:rPr>
        <w:t xml:space="preserve">almon </w:t>
      </w:r>
      <w:r>
        <w:rPr>
          <w:bCs/>
          <w:lang w:val="en-US"/>
        </w:rPr>
        <w:t>aquaculture industry in Chile</w:t>
      </w:r>
      <w:r w:rsidRPr="00F27AAF">
        <w:rPr>
          <w:bCs/>
          <w:lang w:val="en-US"/>
        </w:rPr>
        <w:t xml:space="preserve"> </w:t>
      </w:r>
      <w:r>
        <w:rPr>
          <w:bCs/>
          <w:lang w:val="en-US"/>
        </w:rPr>
        <w:t>is also</w:t>
      </w:r>
      <w:r w:rsidRPr="00F27AAF">
        <w:rPr>
          <w:bCs/>
          <w:lang w:val="en-US"/>
        </w:rPr>
        <w:t xml:space="preserve"> export</w:t>
      </w:r>
      <w:ins w:id="92" w:author="Michelle Tigchelaar" w:date="2021-05-19T10:37:00Z">
        <w:r w:rsidR="000A71C4">
          <w:rPr>
            <w:bCs/>
            <w:lang w:val="en-US"/>
          </w:rPr>
          <w:t>-</w:t>
        </w:r>
      </w:ins>
      <w:del w:id="93" w:author="Michelle Tigchelaar" w:date="2021-05-19T10:37:00Z">
        <w:r w:rsidRPr="00F27AAF" w:rsidDel="000A71C4">
          <w:rPr>
            <w:bCs/>
            <w:lang w:val="en-US"/>
          </w:rPr>
          <w:delText xml:space="preserve"> </w:delText>
        </w:r>
      </w:del>
      <w:r w:rsidRPr="00F27AAF">
        <w:rPr>
          <w:bCs/>
          <w:lang w:val="en-US"/>
        </w:rPr>
        <w:t>orientated, with</w:t>
      </w:r>
      <w:r>
        <w:rPr>
          <w:bCs/>
          <w:lang w:val="en-US"/>
        </w:rPr>
        <w:t xml:space="preserve"> output </w:t>
      </w:r>
      <w:r w:rsidRPr="00F27AAF">
        <w:rPr>
          <w:bCs/>
          <w:lang w:val="en-US"/>
        </w:rPr>
        <w:t>destined</w:t>
      </w:r>
      <w:r>
        <w:rPr>
          <w:bCs/>
          <w:lang w:val="en-US"/>
        </w:rPr>
        <w:t xml:space="preserve"> </w:t>
      </w:r>
      <w:r w:rsidRPr="00F27AAF">
        <w:rPr>
          <w:bCs/>
          <w:lang w:val="en-US"/>
        </w:rPr>
        <w:t>mainly for markets in high-income nations such as the U</w:t>
      </w:r>
      <w:r w:rsidR="005A5BF9">
        <w:rPr>
          <w:bCs/>
          <w:lang w:val="en-US"/>
        </w:rPr>
        <w:t>.S.</w:t>
      </w:r>
      <w:r w:rsidRPr="00F27AAF">
        <w:rPr>
          <w:bCs/>
          <w:lang w:val="en-US"/>
        </w:rPr>
        <w:t>, Japan and EU</w:t>
      </w:r>
      <w:r>
        <w:rPr>
          <w:bCs/>
          <w:lang w:val="en-US"/>
        </w:rPr>
        <w:fldChar w:fldCharType="begin"/>
      </w:r>
      <w:r w:rsidR="00E82E9B">
        <w:rPr>
          <w:bCs/>
          <w:lang w:val="en-US"/>
        </w:rPr>
        <w:instrText xml:space="preserve"> ADDIN EN.CITE &lt;EndNote&gt;&lt;Cite ExcludeAuth="1"&gt;&lt;Year&gt;2017&lt;/Year&gt;&lt;RecNum&gt;819&lt;/RecNum&gt;&lt;DisplayText&gt;&lt;style face="superscript"&gt;66&lt;/style&gt;&lt;/DisplayText&gt;&lt;record&gt;&lt;rec-number&gt;819&lt;/rec-number&gt;&lt;foreign-keys&gt;&lt;key app="EN" db-id="0zvrtv5w82pv06eereq5rxf6rr00arp2f0zt" timestamp="1610088196"&gt;819&lt;/key&gt;&lt;/foreign-keys&gt;&lt;ref-type name="Journal Article"&gt;17&lt;/ref-type&gt;&lt;contributors&gt;&lt;/contributors&gt;&lt;titles&gt;&lt;title&gt;European Market Observatory for Fisheries and Aquaculture Products. El mercado europeo de la UE. Comisión Europea, Dirección General de Asuntos Marítimos y Pesca, Director General&lt;/title&gt;&lt;secondary-title&gt;EUMOFA&lt;/secondary-title&gt;&lt;/titles&gt;&lt;periodical&gt;&lt;full-title&gt;EUMOFA&lt;/full-title&gt;&lt;/periodical&gt;&lt;dates&gt;&lt;year&gt;2017&lt;/year&gt;&lt;/dates&gt;&lt;isbn&gt;978-92-79-66561-5&lt;/isbn&gt;&lt;urls&gt;&lt;/urls&gt;&lt;electronic-resource-num&gt;10.2771/5441&lt;/electronic-resource-num&gt;&lt;/record&gt;&lt;/Cite&gt;&lt;/EndNote&gt;</w:instrText>
      </w:r>
      <w:r>
        <w:rPr>
          <w:bCs/>
          <w:lang w:val="en-US"/>
        </w:rPr>
        <w:fldChar w:fldCharType="separate"/>
      </w:r>
      <w:r w:rsidR="00E82E9B" w:rsidRPr="00E82E9B">
        <w:rPr>
          <w:bCs/>
          <w:noProof/>
          <w:vertAlign w:val="superscript"/>
          <w:lang w:val="en-US"/>
        </w:rPr>
        <w:t>66</w:t>
      </w:r>
      <w:r>
        <w:rPr>
          <w:bCs/>
          <w:lang w:val="en-US"/>
        </w:rPr>
        <w:fldChar w:fldCharType="end"/>
      </w:r>
      <w:r>
        <w:rPr>
          <w:bCs/>
          <w:lang w:val="en-US"/>
        </w:rPr>
        <w:t>. Chilean consumers have not yet demonstrated a strong domestic preference for farmed salmon despite large-scale domestic production</w:t>
      </w:r>
      <w:r>
        <w:rPr>
          <w:bCs/>
          <w:lang w:val="en-US"/>
        </w:rPr>
        <w:fldChar w:fldCharType="begin"/>
      </w:r>
      <w:r w:rsidR="00E82E9B">
        <w:rPr>
          <w:bCs/>
          <w:lang w:val="en-US"/>
        </w:rPr>
        <w:instrText xml:space="preserve"> ADDIN EN.CITE &lt;EndNote&gt;&lt;Cite&gt;&lt;Author&gt;Espacio y Fomento&lt;/Author&gt;&lt;Year&gt;2015&lt;/Year&gt;&lt;RecNum&gt;788&lt;/RecNum&gt;&lt;DisplayText&gt;&lt;style face="superscript"&gt;67&lt;/style&gt;&lt;/DisplayText&gt;&lt;record&gt;&lt;rec-number&gt;788&lt;/rec-number&gt;&lt;foreign-keys&gt;&lt;key app="EN" db-id="0zvrtv5w82pv06eereq5rxf6rr00arp2f0zt" timestamp="1610068141"&gt;788&lt;/key&gt;&lt;/foreign-keys&gt;&lt;ref-type name="Report"&gt;27&lt;/ref-type&gt;&lt;contributors&gt;&lt;authors&gt;&lt;author&gt;Espacio y Fomento,&lt;/author&gt;&lt;/authors&gt;&lt;/contributors&gt;&lt;titles&gt;&lt;title&gt;Estudio para la caracterización y dimensionamiento de la comercialización y distribución de Pescados y Mariscos frescos, vía feria libre, en la Región Metropolitana&lt;/title&gt;&lt;/titles&gt;&lt;pages&gt;39&lt;/pages&gt;&lt;dates&gt;&lt;year&gt;2015&lt;/year&gt;&lt;/dates&gt;&lt;urls&gt;&lt;related-urls&gt;&lt;url&gt;http://asof.cl/wordpress/wp-content/uploads/2016/08/Caracterizacion-comerc-PyM-Ferias-Libres-RM.pdf&lt;/url&gt;&lt;/related-urls&gt;&lt;/urls&gt;&lt;/record&gt;&lt;/Cite&gt;&lt;/EndNote&gt;</w:instrText>
      </w:r>
      <w:r>
        <w:rPr>
          <w:bCs/>
          <w:lang w:val="en-US"/>
        </w:rPr>
        <w:fldChar w:fldCharType="separate"/>
      </w:r>
      <w:r w:rsidR="00E82E9B" w:rsidRPr="00E82E9B">
        <w:rPr>
          <w:bCs/>
          <w:noProof/>
          <w:vertAlign w:val="superscript"/>
          <w:lang w:val="en-US"/>
        </w:rPr>
        <w:t>67</w:t>
      </w:r>
      <w:r>
        <w:rPr>
          <w:bCs/>
          <w:lang w:val="en-US"/>
        </w:rPr>
        <w:fldChar w:fldCharType="end"/>
      </w:r>
      <w:r>
        <w:rPr>
          <w:bCs/>
          <w:lang w:val="en-US"/>
        </w:rPr>
        <w:t xml:space="preserve">. </w:t>
      </w:r>
    </w:p>
    <w:p w14:paraId="1BFC1CF9" w14:textId="29A0F3F4" w:rsidR="00A25803" w:rsidRPr="000D39B7" w:rsidRDefault="00A25803" w:rsidP="00A25803">
      <w:pPr>
        <w:pStyle w:val="Default"/>
        <w:spacing w:line="480" w:lineRule="auto"/>
        <w:jc w:val="both"/>
        <w:rPr>
          <w:bCs/>
          <w:lang w:val="en-US"/>
        </w:rPr>
      </w:pPr>
      <w:r>
        <w:rPr>
          <w:bCs/>
          <w:lang w:val="en-US"/>
        </w:rPr>
        <w:tab/>
        <w:t>National health and environmental consequences of shifting diets from fish to terrestrial meats, in addition to the environmental implications of expanding the production of intensive salmon aquaculture to meet rising international demand, illustrate the influence of global markets on nutrition and sustainability outcomes in countries like Chile that are significantly engaged in blue food trade.</w:t>
      </w:r>
      <w:ins w:id="94" w:author="Usuario" w:date="2021-05-19T06:30:00Z">
        <w:r w:rsidR="00C7463C">
          <w:rPr>
            <w:bCs/>
            <w:lang w:val="en-US"/>
          </w:rPr>
          <w:t xml:space="preserve"> </w:t>
        </w:r>
      </w:ins>
    </w:p>
    <w:p w14:paraId="31F040CB" w14:textId="77777777" w:rsidR="00A25803" w:rsidRDefault="00A25803" w:rsidP="00A25803">
      <w:pPr>
        <w:spacing w:line="480" w:lineRule="auto"/>
        <w:jc w:val="both"/>
        <w:rPr>
          <w:rFonts w:eastAsiaTheme="minorHAnsi"/>
          <w:bCs/>
          <w:color w:val="000000"/>
        </w:rPr>
      </w:pPr>
    </w:p>
    <w:p w14:paraId="68F27865" w14:textId="0F3B1207" w:rsidR="00A25803" w:rsidRPr="00A25803" w:rsidRDefault="00A25803" w:rsidP="00A25803">
      <w:pPr>
        <w:spacing w:line="480" w:lineRule="auto"/>
        <w:jc w:val="both"/>
        <w:rPr>
          <w:i/>
          <w:iCs/>
        </w:rPr>
      </w:pPr>
      <w:r w:rsidRPr="00A25803">
        <w:rPr>
          <w:i/>
          <w:iCs/>
        </w:rPr>
        <w:t>2.</w:t>
      </w:r>
      <w:r w:rsidR="00C317E2">
        <w:rPr>
          <w:i/>
          <w:iCs/>
        </w:rPr>
        <w:t>4</w:t>
      </w:r>
      <w:r w:rsidRPr="00A25803">
        <w:rPr>
          <w:i/>
          <w:iCs/>
        </w:rPr>
        <w:t>. Fish Consumption to 2050</w:t>
      </w:r>
    </w:p>
    <w:p w14:paraId="3901B3ED" w14:textId="08D90F8A" w:rsidR="00A25803" w:rsidRDefault="00A25803" w:rsidP="00A25803">
      <w:pPr>
        <w:spacing w:line="480" w:lineRule="auto"/>
        <w:jc w:val="both"/>
      </w:pPr>
      <w:r>
        <w:t>To assess future fish demand, we begin by using regional values of per capita fish consumption disaggregated by species in 2015 (Fig</w:t>
      </w:r>
      <w:r w:rsidR="005A5BF9">
        <w:t>.</w:t>
      </w:r>
      <w:r>
        <w:t xml:space="preserve"> </w:t>
      </w:r>
      <w:r w:rsidR="00BB64F2">
        <w:t>4</w:t>
      </w:r>
      <w:r>
        <w:t xml:space="preserve">) and examine how these amounts will change by 2050 </w:t>
      </w:r>
      <w:r>
        <w:lastRenderedPageBreak/>
        <w:t>with population and income growth (see</w:t>
      </w:r>
      <w:r w:rsidR="000674BB">
        <w:t xml:space="preserve"> </w:t>
      </w:r>
      <w:r>
        <w:t>Methods). Prices are held constant in our demand projections as we do not create a closed model that solves for price endogenously with supply estimations. Our projections do not represent a linear extension of 2015 consumption patterns, as consumption of different types of fish will change with income growth (depending on the relevant income elasticity of demand), typically favoring higher market-valued products as countries become richer.</w:t>
      </w:r>
    </w:p>
    <w:p w14:paraId="116060E5" w14:textId="217AE911" w:rsidR="00A25803" w:rsidRDefault="00A25803" w:rsidP="00A25803">
      <w:pPr>
        <w:spacing w:line="480" w:lineRule="auto"/>
        <w:jc w:val="both"/>
      </w:pPr>
      <w:r>
        <w:tab/>
        <w:t>Based on this structural demand forecast, per capita fish consumption, measured in edible weight, is projected to increase in all</w:t>
      </w:r>
      <w:r w:rsidR="00AD7621">
        <w:t xml:space="preserve"> regions</w:t>
      </w:r>
      <w:r>
        <w:t xml:space="preserve">, </w:t>
      </w:r>
      <w:r w:rsidR="006E3244">
        <w:t xml:space="preserve">more than doubling from the </w:t>
      </w:r>
      <w:r>
        <w:t>current global average consumption of 15 kg/cap/year</w:t>
      </w:r>
      <w:r>
        <w:fldChar w:fldCharType="begin"/>
      </w:r>
      <w:r w:rsidR="001E6F4D">
        <w:instrText xml:space="preserve"> ADDIN EN.CITE &lt;EndNote&gt;&lt;Cite ExcludeAuth="1"&gt;&lt;Author&gt;FAO&lt;/Author&gt;&lt;Year&gt;2020&lt;/Year&gt;&lt;RecNum&gt;760&lt;/RecNum&gt;&lt;DisplayText&gt;&lt;style face="superscript"&gt;30&lt;/style&gt;&lt;/DisplayText&gt;&lt;record&gt;&lt;rec-number&gt;760&lt;/rec-number&gt;&lt;foreign-keys&gt;&lt;key app="EN" db-id="0zvrtv5w82pv06eereq5rxf6rr00arp2f0zt" timestamp="1608282610"&gt;760&lt;/key&gt;&lt;/foreign-keys&gt;&lt;ref-type name="Book"&gt;6&lt;/ref-type&gt;&lt;contributors&gt;&lt;authors&gt;&lt;author&gt; FAO&lt;/author&gt;&lt;/authors&gt;&lt;/contributors&gt;&lt;titles&gt;&lt;title&gt;New Food Balances&lt;/title&gt;&lt;/titles&gt;&lt;dates&gt;&lt;year&gt;2020&lt;/year&gt;&lt;/dates&gt;&lt;publisher&gt;FAO&lt;/publisher&gt;&lt;label&gt;Accessed August 10, 2020&lt;/label&gt;&lt;urls&gt;&lt;/urls&gt;&lt;/record&gt;&lt;/Cite&gt;&lt;/EndNote&gt;</w:instrText>
      </w:r>
      <w:r>
        <w:fldChar w:fldCharType="separate"/>
      </w:r>
      <w:r w:rsidR="001E6F4D" w:rsidRPr="001E6F4D">
        <w:rPr>
          <w:noProof/>
          <w:vertAlign w:val="superscript"/>
        </w:rPr>
        <w:t>30</w:t>
      </w:r>
      <w:r>
        <w:fldChar w:fldCharType="end"/>
      </w:r>
      <w:r>
        <w:t xml:space="preserve"> </w:t>
      </w:r>
      <w:r w:rsidR="006E3244">
        <w:t>in half of the</w:t>
      </w:r>
      <w:r w:rsidR="00A65668">
        <w:t xml:space="preserve"> 10</w:t>
      </w:r>
      <w:r w:rsidR="006E3244">
        <w:t xml:space="preserve"> countries </w:t>
      </w:r>
      <w:r>
        <w:t>by 2050 (</w:t>
      </w:r>
      <w:r w:rsidR="00827F37">
        <w:t>Fi</w:t>
      </w:r>
      <w:r w:rsidR="00BB64F2">
        <w:t>g.</w:t>
      </w:r>
      <w:r w:rsidR="00827F37">
        <w:t xml:space="preserve"> </w:t>
      </w:r>
      <w:r w:rsidR="00BB64F2">
        <w:t>8</w:t>
      </w:r>
      <w:r>
        <w:t xml:space="preserve">). Asia will continue to lead in demand for freshwater fish, with total edible fish consumption in </w:t>
      </w:r>
      <w:r w:rsidR="00FA6001">
        <w:t xml:space="preserve">India more than tripling </w:t>
      </w:r>
      <w:r>
        <w:t xml:space="preserve">from </w:t>
      </w:r>
      <w:r w:rsidR="00FA6001">
        <w:t>6</w:t>
      </w:r>
      <w:r>
        <w:t xml:space="preserve">.2 Mt to </w:t>
      </w:r>
      <w:r w:rsidR="00FA6001">
        <w:t>19.8</w:t>
      </w:r>
      <w:r>
        <w:t xml:space="preserve"> Mt</w:t>
      </w:r>
      <w:r w:rsidR="009B2454">
        <w:t xml:space="preserve"> </w:t>
      </w:r>
      <w:r>
        <w:t>due to its large and growing population (~1.6 billion by 2050)</w:t>
      </w:r>
      <w:r>
        <w:fldChar w:fldCharType="begin"/>
      </w:r>
      <w:r w:rsidR="00E82E9B">
        <w:instrText xml:space="preserve"> ADDIN EN.CITE &lt;EndNote&gt;&lt;Cite ExcludeAuth="1"&gt;&lt;Author&gt;Population Reference Bureau&lt;/Author&gt;&lt;Year&gt;2020&lt;/Year&gt;&lt;RecNum&gt;817&lt;/RecNum&gt;&lt;DisplayText&gt;&lt;style face="superscript"&gt;46&lt;/style&gt;&lt;/DisplayText&gt;&lt;record&gt;&lt;rec-number&gt;817&lt;/rec-number&gt;&lt;foreign-keys&gt;&lt;key app="EN" db-id="0zvrtv5w82pv06eereq5rxf6rr00arp2f0zt" timestamp="1610087433"&gt;817&lt;/key&gt;&lt;/foreign-keys&gt;&lt;ref-type name="Dataset"&gt;59&lt;/ref-type&gt;&lt;contributors&gt;&lt;authors&gt;&lt;author&gt;Population Reference Bureau,&lt;/author&gt;&lt;/authors&gt;&lt;/contributors&gt;&lt;titles&gt;&lt;title&gt;Population Data Sheet&lt;/title&gt;&lt;/titles&gt;&lt;dates&gt;&lt;year&gt;2020&lt;/year&gt;&lt;/dates&gt;&lt;urls&gt;&lt;related-urls&gt;&lt;url&gt;https://www.prb.org/2020-world-population-data-sheet/&lt;/url&gt;&lt;/related-urls&gt;&lt;/urls&gt;&lt;/record&gt;&lt;/Cite&gt;&lt;/EndNote&gt;</w:instrText>
      </w:r>
      <w:r>
        <w:fldChar w:fldCharType="separate"/>
      </w:r>
      <w:r w:rsidR="00E82E9B" w:rsidRPr="00E82E9B">
        <w:rPr>
          <w:noProof/>
          <w:vertAlign w:val="superscript"/>
        </w:rPr>
        <w:t>46</w:t>
      </w:r>
      <w:r>
        <w:fldChar w:fldCharType="end"/>
      </w:r>
      <w:r>
        <w:t>. Projections based on FAO data may overstate India's future fish consumption as discussed above, but even at half the projected national per capita consumption level, India's population-driven demand will be large. Meanwhile, China's population will fall below India's by 2050 (projected at ~1.3 billion)</w:t>
      </w:r>
      <w:r>
        <w:fldChar w:fldCharType="begin"/>
      </w:r>
      <w:r w:rsidR="00E82E9B">
        <w:instrText xml:space="preserve"> ADDIN EN.CITE &lt;EndNote&gt;&lt;Cite ExcludeAuth="1"&gt;&lt;Author&gt;Population Reference Bureau&lt;/Author&gt;&lt;Year&gt;2020&lt;/Year&gt;&lt;RecNum&gt;817&lt;/RecNum&gt;&lt;DisplayText&gt;&lt;style face="superscript"&gt;46&lt;/style&gt;&lt;/DisplayText&gt;&lt;record&gt;&lt;rec-number&gt;817&lt;/rec-number&gt;&lt;foreign-keys&gt;&lt;key app="EN" db-id="0zvrtv5w82pv06eereq5rxf6rr00arp2f0zt" timestamp="1610087433"&gt;817&lt;/key&gt;&lt;/foreign-keys&gt;&lt;ref-type name="Dataset"&gt;59&lt;/ref-type&gt;&lt;contributors&gt;&lt;authors&gt;&lt;author&gt;Population Reference Bureau,&lt;/author&gt;&lt;/authors&gt;&lt;/contributors&gt;&lt;titles&gt;&lt;title&gt;Population Data Sheet&lt;/title&gt;&lt;/titles&gt;&lt;dates&gt;&lt;year&gt;2020&lt;/year&gt;&lt;/dates&gt;&lt;urls&gt;&lt;related-urls&gt;&lt;url&gt;https://www.prb.org/2020-world-population-data-sheet/&lt;/url&gt;&lt;/related-urls&gt;&lt;/urls&gt;&lt;/record&gt;&lt;/Cite&gt;&lt;/EndNote&gt;</w:instrText>
      </w:r>
      <w:r>
        <w:fldChar w:fldCharType="separate"/>
      </w:r>
      <w:r w:rsidR="00E82E9B" w:rsidRPr="00E82E9B">
        <w:rPr>
          <w:noProof/>
          <w:vertAlign w:val="superscript"/>
        </w:rPr>
        <w:t>46</w:t>
      </w:r>
      <w:r>
        <w:fldChar w:fldCharType="end"/>
      </w:r>
      <w:r>
        <w:t>, but its per capita consumption is projected to rise from 2</w:t>
      </w:r>
      <w:r w:rsidR="009B2454">
        <w:t>9</w:t>
      </w:r>
      <w:r>
        <w:t xml:space="preserve"> kg/cap in 2015 to </w:t>
      </w:r>
      <w:r w:rsidR="009B2454">
        <w:t>37</w:t>
      </w:r>
      <w:r>
        <w:t xml:space="preserve"> kg/cap in 2050, leading to an aggregate increase in edible demand from 3</w:t>
      </w:r>
      <w:r w:rsidR="009B2454">
        <w:t>9.9</w:t>
      </w:r>
      <w:r>
        <w:t xml:space="preserve"> Mt in 2015 to 5</w:t>
      </w:r>
      <w:r w:rsidR="009B2454">
        <w:t>3.1</w:t>
      </w:r>
      <w:r>
        <w:t xml:space="preserve"> Mt. Projections show China demanding a diverse set of species in 2050 including crustaceans, demersal fish, and cephalopods. </w:t>
      </w:r>
      <w:r w:rsidR="00917895">
        <w:t>Africa will continue to dominate consumption of small pelagic fish, with Ghana showing the largest demand in the region on a per capita (edible) basis at 32 kg/cap in 2050. Nigeria has lower consumption per capita but a substantially larger population than Ghana; by 2050, Nigeria's aggregate edible fish consumption is projected at 4.6 Mt, significantly higher than Ghana's at 1.</w:t>
      </w:r>
      <w:r w:rsidR="00C552F3">
        <w:t>7</w:t>
      </w:r>
      <w:r w:rsidR="00917895">
        <w:t xml:space="preserve"> Mt</w:t>
      </w:r>
      <w:r w:rsidR="00A65668">
        <w:t xml:space="preserve"> </w:t>
      </w:r>
      <w:r w:rsidR="00A65668" w:rsidRPr="00C552F3">
        <w:t>(SI.3).</w:t>
      </w:r>
      <w:r w:rsidR="00A65668">
        <w:t xml:space="preserve"> </w:t>
      </w:r>
      <w:r w:rsidR="00917895">
        <w:t>Europe and North America will continue to consume a wide variety species.</w:t>
      </w:r>
    </w:p>
    <w:p w14:paraId="0BBEB5C7" w14:textId="77777777" w:rsidR="00113C10" w:rsidRDefault="00113C10" w:rsidP="00A25803">
      <w:pPr>
        <w:spacing w:line="480" w:lineRule="auto"/>
        <w:jc w:val="both"/>
      </w:pPr>
    </w:p>
    <w:p w14:paraId="065BF895" w14:textId="2D7EBB7C" w:rsidR="00827F37" w:rsidRDefault="00827F37" w:rsidP="00A25803">
      <w:pPr>
        <w:spacing w:line="480" w:lineRule="auto"/>
        <w:jc w:val="both"/>
      </w:pPr>
      <w:r>
        <w:rPr>
          <w:noProof/>
        </w:rPr>
        <w:drawing>
          <wp:inline distT="0" distB="0" distL="0" distR="0" wp14:anchorId="71EB49E1" wp14:editId="1FC4D678">
            <wp:extent cx="5943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a:extLst>
                        <a:ext uri="{28A0092B-C50C-407E-A947-70E740481C1C}">
                          <a14:useLocalDpi xmlns:a14="http://schemas.microsoft.com/office/drawing/2010/main" val="0"/>
                        </a:ext>
                      </a:extLst>
                    </a:blip>
                    <a:srcRect t="20905" b="19370"/>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1A171DAA" w14:textId="6D9B1C20" w:rsidR="00827F37" w:rsidRPr="00827F37" w:rsidRDefault="00827F37" w:rsidP="00827F37">
      <w:pPr>
        <w:jc w:val="both"/>
        <w:rPr>
          <w:sz w:val="20"/>
          <w:szCs w:val="20"/>
        </w:rPr>
      </w:pPr>
      <w:r w:rsidRPr="00827F37">
        <w:rPr>
          <w:sz w:val="20"/>
          <w:szCs w:val="20"/>
        </w:rPr>
        <w:t xml:space="preserve">Fig. </w:t>
      </w:r>
      <w:r w:rsidR="00821AE5">
        <w:rPr>
          <w:sz w:val="20"/>
          <w:szCs w:val="20"/>
        </w:rPr>
        <w:t>8</w:t>
      </w:r>
      <w:r w:rsidRPr="00827F37">
        <w:rPr>
          <w:sz w:val="20"/>
          <w:szCs w:val="20"/>
        </w:rPr>
        <w:t xml:space="preserve">: Per capita fish consumption for species groups in the 10 selected countries (kg/year, edible weight), 2015-2050, based on projections of growth in population, income per capita, and income elasticities of demand by species group (see Methods). The order of the regions and countries is designed to match that of Figure 4. </w:t>
      </w:r>
      <w:r w:rsidRPr="00827F37">
        <w:rPr>
          <w:b/>
          <w:bCs/>
          <w:sz w:val="20"/>
          <w:szCs w:val="20"/>
        </w:rPr>
        <w:t>Asia</w:t>
      </w:r>
      <w:r w:rsidRPr="00827F37">
        <w:rPr>
          <w:sz w:val="20"/>
          <w:szCs w:val="20"/>
        </w:rPr>
        <w:t xml:space="preserve">: Freshwater fish and overall consumption continue to grow across all countries, but per capita consumption remains relatively low in India. </w:t>
      </w:r>
      <w:r w:rsidRPr="00827F37">
        <w:rPr>
          <w:b/>
          <w:bCs/>
          <w:sz w:val="20"/>
          <w:szCs w:val="20"/>
        </w:rPr>
        <w:t>Africa</w:t>
      </w:r>
      <w:r w:rsidRPr="00827F37">
        <w:rPr>
          <w:sz w:val="20"/>
          <w:szCs w:val="20"/>
        </w:rPr>
        <w:t xml:space="preserve">: Pelagic fish continue to play an important role in fish-consuming countries. Nigeria’s slow recovery from an economic recession in 2016 and COVID dampen predicted consumption. </w:t>
      </w:r>
      <w:r w:rsidRPr="00827F37">
        <w:rPr>
          <w:b/>
          <w:bCs/>
          <w:sz w:val="20"/>
          <w:szCs w:val="20"/>
        </w:rPr>
        <w:t>South</w:t>
      </w:r>
      <w:r w:rsidRPr="00827F37">
        <w:rPr>
          <w:sz w:val="20"/>
          <w:szCs w:val="20"/>
        </w:rPr>
        <w:t xml:space="preserve"> </w:t>
      </w:r>
      <w:r w:rsidRPr="00827F37">
        <w:rPr>
          <w:b/>
          <w:bCs/>
          <w:sz w:val="20"/>
          <w:szCs w:val="20"/>
        </w:rPr>
        <w:t>America</w:t>
      </w:r>
      <w:r w:rsidRPr="00827F37">
        <w:rPr>
          <w:sz w:val="20"/>
          <w:szCs w:val="20"/>
        </w:rPr>
        <w:t xml:space="preserve">:  </w:t>
      </w:r>
      <w:r w:rsidRPr="00827F37">
        <w:rPr>
          <w:b/>
          <w:bCs/>
          <w:sz w:val="20"/>
          <w:szCs w:val="20"/>
        </w:rPr>
        <w:t>Europe</w:t>
      </w:r>
      <w:r w:rsidRPr="00827F37">
        <w:rPr>
          <w:sz w:val="20"/>
          <w:szCs w:val="20"/>
        </w:rPr>
        <w:t xml:space="preserve">: Growth in fish consumption is higher in France and Spain stays relatively constant at the current high consumption rate. </w:t>
      </w:r>
      <w:r w:rsidRPr="00827F37">
        <w:rPr>
          <w:b/>
          <w:bCs/>
          <w:sz w:val="20"/>
          <w:szCs w:val="20"/>
        </w:rPr>
        <w:t>North</w:t>
      </w:r>
      <w:r w:rsidRPr="00827F37">
        <w:rPr>
          <w:sz w:val="20"/>
          <w:szCs w:val="20"/>
        </w:rPr>
        <w:t xml:space="preserve"> </w:t>
      </w:r>
      <w:r w:rsidRPr="00827F37">
        <w:rPr>
          <w:b/>
          <w:bCs/>
          <w:sz w:val="20"/>
          <w:szCs w:val="20"/>
        </w:rPr>
        <w:t>America</w:t>
      </w:r>
      <w:r w:rsidRPr="00827F37">
        <w:rPr>
          <w:sz w:val="20"/>
          <w:szCs w:val="20"/>
        </w:rPr>
        <w:t xml:space="preserve">: Fish consumption is predicted to stay relatively constant and low in the United States, with more significant growth in Mexico. Data on fish consumption per capita in 2015 are taken from </w:t>
      </w:r>
      <w:r w:rsidRPr="001D6976">
        <w:rPr>
          <w:sz w:val="20"/>
          <w:szCs w:val="20"/>
        </w:rPr>
        <w:t>FAO Food Balance Sheets</w:t>
      </w:r>
      <w:r w:rsidR="009D2272" w:rsidRPr="001D6976">
        <w:rPr>
          <w:sz w:val="20"/>
          <w:szCs w:val="20"/>
          <w:vertAlign w:val="superscript"/>
        </w:rPr>
        <w:fldChar w:fldCharType="begin"/>
      </w:r>
      <w:r w:rsidR="001E6F4D">
        <w:rPr>
          <w:sz w:val="20"/>
          <w:szCs w:val="20"/>
          <w:vertAlign w:val="superscript"/>
        </w:rPr>
        <w:instrText xml:space="preserve"> ADDIN EN.CITE &lt;EndNote&gt;&lt;Cite&gt;&lt;Author&gt;FAO&lt;/Author&gt;&lt;Year&gt;2020&lt;/Year&gt;&lt;RecNum&gt;760&lt;/RecNum&gt;&lt;DisplayText&gt;&lt;style face="superscript"&gt;30&lt;/style&gt;&lt;/DisplayText&gt;&lt;record&gt;&lt;rec-number&gt;760&lt;/rec-number&gt;&lt;foreign-keys&gt;&lt;key app="EN" db-id="0zvrtv5w82pv06eereq5rxf6rr00arp2f0zt" timestamp="1608282610"&gt;760&lt;/key&gt;&lt;/foreign-keys&gt;&lt;ref-type name="Book"&gt;6&lt;/ref-type&gt;&lt;contributors&gt;&lt;authors&gt;&lt;author&gt; FAO&lt;/author&gt;&lt;/authors&gt;&lt;/contributors&gt;&lt;titles&gt;&lt;title&gt;New Food Balances&lt;/title&gt;&lt;/titles&gt;&lt;dates&gt;&lt;year&gt;2020&lt;/year&gt;&lt;/dates&gt;&lt;publisher&gt;FAO&lt;/publisher&gt;&lt;label&gt;Accessed August 10, 2020&lt;/label&gt;&lt;urls&gt;&lt;/urls&gt;&lt;/record&gt;&lt;/Cite&gt;&lt;/EndNote&gt;</w:instrText>
      </w:r>
      <w:r w:rsidR="009D2272" w:rsidRPr="001D6976">
        <w:rPr>
          <w:sz w:val="20"/>
          <w:szCs w:val="20"/>
          <w:vertAlign w:val="superscript"/>
        </w:rPr>
        <w:fldChar w:fldCharType="separate"/>
      </w:r>
      <w:r w:rsidR="001E6F4D">
        <w:rPr>
          <w:noProof/>
          <w:sz w:val="20"/>
          <w:szCs w:val="20"/>
          <w:vertAlign w:val="superscript"/>
        </w:rPr>
        <w:t>30</w:t>
      </w:r>
      <w:r w:rsidR="009D2272" w:rsidRPr="001D6976">
        <w:rPr>
          <w:sz w:val="20"/>
          <w:szCs w:val="20"/>
          <w:vertAlign w:val="superscript"/>
        </w:rPr>
        <w:fldChar w:fldCharType="end"/>
      </w:r>
      <w:r w:rsidR="00C552F3">
        <w:rPr>
          <w:sz w:val="20"/>
          <w:szCs w:val="20"/>
        </w:rPr>
        <w:t xml:space="preserve">. </w:t>
      </w:r>
      <w:r>
        <w:rPr>
          <w:sz w:val="20"/>
          <w:szCs w:val="20"/>
        </w:rPr>
        <w:t>See SI.</w:t>
      </w:r>
      <w:r w:rsidR="00821AE5">
        <w:rPr>
          <w:sz w:val="20"/>
          <w:szCs w:val="20"/>
        </w:rPr>
        <w:t>5</w:t>
      </w:r>
      <w:r>
        <w:rPr>
          <w:sz w:val="20"/>
          <w:szCs w:val="20"/>
        </w:rPr>
        <w:t xml:space="preserve"> for more information.</w:t>
      </w:r>
      <w:r w:rsidRPr="00827F37">
        <w:rPr>
          <w:sz w:val="20"/>
          <w:szCs w:val="20"/>
        </w:rPr>
        <w:t xml:space="preserve"> </w:t>
      </w:r>
    </w:p>
    <w:p w14:paraId="1394AD3F" w14:textId="49C70228" w:rsidR="00827F37" w:rsidRDefault="00827F37" w:rsidP="00A25803">
      <w:pPr>
        <w:spacing w:line="480" w:lineRule="auto"/>
        <w:jc w:val="both"/>
      </w:pPr>
    </w:p>
    <w:p w14:paraId="6E5C692A" w14:textId="16F4980D" w:rsidR="00C765D9" w:rsidRPr="00C22C66" w:rsidRDefault="00917895" w:rsidP="00C765D9">
      <w:pPr>
        <w:spacing w:line="480" w:lineRule="auto"/>
        <w:jc w:val="both"/>
      </w:pPr>
      <w:r>
        <w:tab/>
        <w:t>Overall, our p</w:t>
      </w:r>
      <w:r w:rsidR="00C765D9">
        <w:t xml:space="preserve">rojections show that aggregate edible consumption for the sum of countries in our regional model </w:t>
      </w:r>
      <w:r w:rsidR="00C765D9" w:rsidRPr="00AC77CF">
        <w:t xml:space="preserve">will </w:t>
      </w:r>
      <w:r w:rsidR="00AC77CF" w:rsidRPr="00AC77CF">
        <w:t xml:space="preserve">increase by </w:t>
      </w:r>
      <w:r w:rsidR="00BB64F2">
        <w:t>over 80%</w:t>
      </w:r>
      <w:r w:rsidR="00AC77CF" w:rsidRPr="00AC77CF">
        <w:t xml:space="preserve">, </w:t>
      </w:r>
      <w:r w:rsidR="00C765D9" w:rsidRPr="00AC77CF">
        <w:t xml:space="preserve">from </w:t>
      </w:r>
      <w:r w:rsidRPr="00AC77CF">
        <w:t>5</w:t>
      </w:r>
      <w:r w:rsidR="00BB64F2">
        <w:t>4.8</w:t>
      </w:r>
      <w:r w:rsidR="00C765D9" w:rsidRPr="00AC77CF">
        <w:t xml:space="preserve"> Mt to </w:t>
      </w:r>
      <w:r w:rsidRPr="00AC77CF">
        <w:t>100</w:t>
      </w:r>
      <w:r w:rsidR="00C765D9" w:rsidRPr="00AC77CF">
        <w:t xml:space="preserve"> Mt</w:t>
      </w:r>
      <w:r w:rsidR="00AC77CF" w:rsidRPr="00AC77CF">
        <w:t>, between 2015 and 2050</w:t>
      </w:r>
      <w:r w:rsidR="00C765D9" w:rsidRPr="00AC77CF">
        <w:t xml:space="preserve"> (SI.</w:t>
      </w:r>
      <w:r w:rsidR="00BB64F2">
        <w:t>5</w:t>
      </w:r>
      <w:r w:rsidR="00C765D9" w:rsidRPr="00AC77CF">
        <w:t>). The</w:t>
      </w:r>
      <w:r w:rsidR="00C765D9">
        <w:t xml:space="preserve">se countries comprise 55% of global fish consumption today and are thus indicative of the degree of change in future fish consumption worldwide. On a live-weight basis, total demand for fish across the 10 countries will </w:t>
      </w:r>
      <w:r w:rsidR="00AC77CF">
        <w:t xml:space="preserve">almost double </w:t>
      </w:r>
      <w:r w:rsidR="00C765D9" w:rsidRPr="00AC77CF">
        <w:t>from 8</w:t>
      </w:r>
      <w:r w:rsidR="00AC77CF" w:rsidRPr="00AC77CF">
        <w:t>0.7</w:t>
      </w:r>
      <w:r w:rsidR="00C765D9" w:rsidRPr="00AC77CF">
        <w:t xml:space="preserve"> Mt to 1</w:t>
      </w:r>
      <w:r w:rsidR="00AC77CF" w:rsidRPr="00AC77CF">
        <w:t>54.7</w:t>
      </w:r>
      <w:r w:rsidR="00C765D9" w:rsidRPr="00AC77CF">
        <w:t xml:space="preserve"> Mt.</w:t>
      </w:r>
      <w:r w:rsidR="00A07DB3">
        <w:t xml:space="preserve"> </w:t>
      </w:r>
      <w:r w:rsidR="00C765D9">
        <w:t>These projections provide a rough gauge of future fish demand but are only suggestive as they do not include changes in dietary preferences for different types of fish and other animal</w:t>
      </w:r>
      <w:ins w:id="95" w:author="Michelle Tigchelaar" w:date="2021-05-19T10:39:00Z">
        <w:r w:rsidR="000A71C4">
          <w:t xml:space="preserve"> </w:t>
        </w:r>
      </w:ins>
      <w:del w:id="96" w:author="Michelle Tigchelaar" w:date="2021-05-19T10:39:00Z">
        <w:r w:rsidR="00C765D9" w:rsidDel="000A71C4">
          <w:delText>-</w:delText>
        </w:r>
      </w:del>
      <w:r w:rsidR="00C765D9">
        <w:t>source foods</w:t>
      </w:r>
      <w:r w:rsidR="00A07DB3">
        <w:t xml:space="preserve">, which </w:t>
      </w:r>
      <w:r w:rsidR="00C765D9">
        <w:t>will likely change</w:t>
      </w:r>
      <w:r w:rsidR="00A07DB3">
        <w:t xml:space="preserve"> for a variety of reasons such as </w:t>
      </w:r>
      <w:r w:rsidR="00C765D9">
        <w:t xml:space="preserve">consumer </w:t>
      </w:r>
      <w:r w:rsidR="00C765D9" w:rsidRPr="009E7E09">
        <w:t>concerns over</w:t>
      </w:r>
      <w:r w:rsidR="00A07DB3">
        <w:t xml:space="preserve"> </w:t>
      </w:r>
      <w:r w:rsidR="00C765D9">
        <w:t xml:space="preserve">human </w:t>
      </w:r>
      <w:r w:rsidR="00C765D9" w:rsidRPr="009E7E09">
        <w:t>health, sustainability</w:t>
      </w:r>
      <w:r w:rsidR="00C765D9">
        <w:t>,</w:t>
      </w:r>
      <w:r w:rsidR="00A07DB3">
        <w:t xml:space="preserve"> </w:t>
      </w:r>
      <w:r w:rsidR="00A07DB3" w:rsidRPr="009E7E09">
        <w:t>food safety</w:t>
      </w:r>
      <w:r w:rsidR="00A07DB3">
        <w:t xml:space="preserve">, </w:t>
      </w:r>
      <w:r w:rsidR="00C765D9" w:rsidRPr="009E7E09">
        <w:t>convenience</w:t>
      </w:r>
      <w:r w:rsidR="00A07DB3">
        <w:t>, and the emergence of plant-based</w:t>
      </w:r>
      <w:r w:rsidR="00D87A0B">
        <w:t xml:space="preserve"> meat</w:t>
      </w:r>
      <w:r w:rsidR="006705B4">
        <w:t xml:space="preserve"> substitutes</w:t>
      </w:r>
      <w:r w:rsidR="00C765D9" w:rsidRPr="009E7E09">
        <w:t>.</w:t>
      </w:r>
    </w:p>
    <w:p w14:paraId="0CE9B261" w14:textId="77777777" w:rsidR="006B4E30" w:rsidRPr="00C765D9" w:rsidRDefault="006B4E30"/>
    <w:p w14:paraId="3A6958B9" w14:textId="626898A1" w:rsidR="003F6332" w:rsidRDefault="003F6332">
      <w:pPr>
        <w:rPr>
          <w:b/>
          <w:bCs/>
        </w:rPr>
      </w:pPr>
      <w:r w:rsidRPr="003F6332">
        <w:rPr>
          <w:b/>
          <w:bCs/>
        </w:rPr>
        <w:t>3. Discussion</w:t>
      </w:r>
    </w:p>
    <w:p w14:paraId="61B44043" w14:textId="5B123A22" w:rsidR="003F6332" w:rsidRDefault="003F6332">
      <w:pPr>
        <w:rPr>
          <w:b/>
          <w:bCs/>
        </w:rPr>
      </w:pPr>
    </w:p>
    <w:p w14:paraId="2E129A75" w14:textId="60E1767D" w:rsidR="006705B4" w:rsidRDefault="00C765D9" w:rsidP="00C765D9">
      <w:pPr>
        <w:spacing w:line="480" w:lineRule="auto"/>
        <w:jc w:val="both"/>
      </w:pPr>
      <w:r>
        <w:t>Looking forward to 2050</w:t>
      </w:r>
      <w:r w:rsidRPr="00F94A6D">
        <w:t xml:space="preserve">, the environmental footprint and nutritional consequences of </w:t>
      </w:r>
      <w:r>
        <w:t xml:space="preserve">fish </w:t>
      </w:r>
      <w:r w:rsidRPr="00F94A6D">
        <w:t>consumption will depend largely on</w:t>
      </w:r>
      <w:r>
        <w:t xml:space="preserve"> the quantity and types of </w:t>
      </w:r>
      <w:r w:rsidR="00F04A3B">
        <w:t xml:space="preserve">fish </w:t>
      </w:r>
      <w:r>
        <w:t>species consumed</w:t>
      </w:r>
      <w:r w:rsidR="00F04A3B">
        <w:t xml:space="preserve"> and substitutions in demand between fish and other animal source</w:t>
      </w:r>
      <w:del w:id="97" w:author="Michelle Tigchelaar" w:date="2021-05-19T10:11:00Z">
        <w:r w:rsidR="00F04A3B" w:rsidDel="00F07A51">
          <w:delText>d</w:delText>
        </w:r>
      </w:del>
      <w:r w:rsidR="00F04A3B">
        <w:t xml:space="preserve"> foods. </w:t>
      </w:r>
      <w:r w:rsidRPr="00F16A3D">
        <w:t>The dietary transitions unfolding globally will serve to restructure food systems and will likely set certain countries onto particular nutritional trajectories</w:t>
      </w:r>
      <w:r w:rsidRPr="00F16A3D">
        <w:fldChar w:fldCharType="begin"/>
      </w:r>
      <w:r w:rsidR="00E82E9B">
        <w:instrText xml:space="preserve"> ADDIN EN.CITE &lt;EndNote&gt;&lt;Cite&gt;&lt;Author&gt;Gephart&lt;/Author&gt;&lt;Year&gt;2020&lt;/Year&gt;&lt;RecNum&gt;54&lt;/RecNum&gt;&lt;DisplayText&gt;&lt;style face="superscript"&gt;68&lt;/style&gt;&lt;/DisplayText&gt;&lt;record&gt;&lt;rec-number&gt;54&lt;/rec-number&gt;&lt;foreign-keys&gt;&lt;key app="EN" db-id="0zvrtv5w82pv06eereq5rxf6rr00arp2f0zt" timestamp="1604968453"&gt;54&lt;/key&gt;&lt;/foreign-keys&gt;&lt;ref-type name="Journal Article"&gt;17&lt;/ref-type&gt;&lt;contributors&gt;&lt;authors&gt;&lt;author&gt;Gephart, J.A.&lt;/author&gt;&lt;author&gt;Golden, C.D.&lt;/author&gt;&lt;author&gt;Asche, F.&lt;/author&gt;&lt;author&gt;Belton, B.&lt;/author&gt;&lt;author&gt;Brugere, C.&lt;/author&gt;&lt;author&gt;Froelich, H.E.&lt;/author&gt;&lt;author&gt;Fry, J.P.&lt;/author&gt;&lt;author&gt;Halpern, B.S.&lt;/author&gt;&lt;author&gt;Hicks, C.C.&lt;/author&gt;&lt;author&gt;Jones, R.C.&lt;/author&gt;&lt;author&gt;Klinger, D.H.&lt;/author&gt;&lt;author&gt;Little, D.C.&lt;/author&gt;&lt;author&gt;McCauley, D.J.&lt;/author&gt;&lt;author&gt;Thilsted, S.H.&lt;/author&gt;&lt;author&gt;Troell, M.&lt;/author&gt;&lt;author&gt;Allison, E.&lt;/author&gt;&lt;/authors&gt;&lt;/contributors&gt;&lt;titles&gt;&lt;title&gt;Scenarios for global aquaculture and its role in human nutrition&lt;/title&gt;&lt;secondary-title&gt;Reviews in Fisheries Science &amp;amp; Aquaculture&lt;/secondary-title&gt;&lt;/titles&gt;&lt;periodical&gt;&lt;full-title&gt;Reviews in Fisheries Science &amp;amp; Aquaculture&lt;/full-title&gt;&lt;/periodical&gt;&lt;dates&gt;&lt;year&gt;2020&lt;/year&gt;&lt;/dates&gt;&lt;urls&gt;&lt;/urls&gt;&lt;electronic-resource-num&gt;10.1080/23308249.2020.1782342&lt;/electronic-resource-num&gt;&lt;/record&gt;&lt;/Cite&gt;&lt;/EndNote&gt;</w:instrText>
      </w:r>
      <w:r w:rsidRPr="00F16A3D">
        <w:fldChar w:fldCharType="separate"/>
      </w:r>
      <w:r w:rsidR="00E82E9B" w:rsidRPr="00E82E9B">
        <w:rPr>
          <w:noProof/>
          <w:vertAlign w:val="superscript"/>
        </w:rPr>
        <w:t>68</w:t>
      </w:r>
      <w:r w:rsidRPr="00F16A3D">
        <w:fldChar w:fldCharType="end"/>
      </w:r>
      <w:r w:rsidRPr="00F16A3D">
        <w:t xml:space="preserve">. Although projections in Figure </w:t>
      </w:r>
      <w:r w:rsidR="003327D4">
        <w:t>8</w:t>
      </w:r>
      <w:r w:rsidRPr="00F16A3D">
        <w:t xml:space="preserve"> are </w:t>
      </w:r>
      <w:commentRangeStart w:id="98"/>
      <w:r w:rsidRPr="00F16A3D">
        <w:t>rough</w:t>
      </w:r>
      <w:commentRangeEnd w:id="98"/>
      <w:r w:rsidR="00F90654">
        <w:rPr>
          <w:rStyle w:val="CommentReference"/>
          <w:rFonts w:asciiTheme="minorHAnsi" w:eastAsiaTheme="minorEastAsia" w:hAnsiTheme="minorHAnsi" w:cstheme="minorBidi"/>
          <w:kern w:val="2"/>
          <w:lang w:eastAsia="zh-CN"/>
        </w:rPr>
        <w:commentReference w:id="98"/>
      </w:r>
      <w:r w:rsidRPr="00F16A3D">
        <w:t xml:space="preserve">, they suggest a significant rise in fish </w:t>
      </w:r>
      <w:r w:rsidR="00A65668">
        <w:t xml:space="preserve">consumption </w:t>
      </w:r>
      <w:r w:rsidRPr="00F16A3D">
        <w:t>from current levels</w:t>
      </w:r>
      <w:r w:rsidR="00F04A3B">
        <w:t>. A</w:t>
      </w:r>
      <w:r w:rsidR="00F04A3B" w:rsidRPr="00F16A3D">
        <w:t xml:space="preserve">s </w:t>
      </w:r>
      <w:r w:rsidR="00F04A3B">
        <w:t>blue food</w:t>
      </w:r>
      <w:r w:rsidRPr="00F16A3D">
        <w:t xml:space="preserve"> consumption increases</w:t>
      </w:r>
      <w:r>
        <w:t xml:space="preserve"> in several of these 1</w:t>
      </w:r>
      <w:r w:rsidR="00831319">
        <w:t>0</w:t>
      </w:r>
      <w:r>
        <w:t xml:space="preserve"> countries</w:t>
      </w:r>
      <w:r w:rsidRPr="00F16A3D">
        <w:t xml:space="preserve"> </w:t>
      </w:r>
      <w:r w:rsidRPr="003327D4">
        <w:rPr>
          <w:i/>
          <w:iCs/>
        </w:rPr>
        <w:t>(</w:t>
      </w:r>
      <w:r w:rsidR="00EB3367" w:rsidRPr="003327D4">
        <w:rPr>
          <w:i/>
          <w:iCs/>
        </w:rPr>
        <w:t>i.e</w:t>
      </w:r>
      <w:r w:rsidR="00EB3367">
        <w:t xml:space="preserve">., </w:t>
      </w:r>
      <w:r w:rsidRPr="00F16A3D">
        <w:rPr>
          <w:color w:val="000000"/>
        </w:rPr>
        <w:t xml:space="preserve">China, India, </w:t>
      </w:r>
      <w:r>
        <w:rPr>
          <w:color w:val="000000"/>
        </w:rPr>
        <w:t xml:space="preserve">Nigeria, USA, </w:t>
      </w:r>
      <w:r w:rsidR="00831319">
        <w:rPr>
          <w:color w:val="000000"/>
        </w:rPr>
        <w:t>Peru</w:t>
      </w:r>
      <w:r>
        <w:rPr>
          <w:color w:val="000000"/>
        </w:rPr>
        <w:t xml:space="preserve">, </w:t>
      </w:r>
      <w:r w:rsidRPr="00F16A3D">
        <w:t>Mexico</w:t>
      </w:r>
      <w:r>
        <w:t xml:space="preserve">, </w:t>
      </w:r>
      <w:r w:rsidRPr="00F16A3D">
        <w:t>Brazil</w:t>
      </w:r>
      <w:r>
        <w:t>)</w:t>
      </w:r>
      <w:r w:rsidRPr="00F16A3D">
        <w:t xml:space="preserve">, </w:t>
      </w:r>
      <w:r w:rsidRPr="00831319">
        <w:t xml:space="preserve">per capita consumption of meat, </w:t>
      </w:r>
      <w:r w:rsidR="00831319" w:rsidRPr="00831319">
        <w:t>dairy</w:t>
      </w:r>
      <w:r w:rsidRPr="00831319">
        <w:t>, and eggs will likely decrease, leading to greater dietary intake of</w:t>
      </w:r>
      <w:r w:rsidR="00831319" w:rsidRPr="00831319">
        <w:rPr>
          <w:color w:val="000000"/>
        </w:rPr>
        <w:t xml:space="preserve"> DHA+EPA fatty acids, iron, calcium,</w:t>
      </w:r>
      <w:r w:rsidRPr="00831319">
        <w:t xml:space="preserve"> and vitamin B-12, but reduced vitamin A intake</w:t>
      </w:r>
      <w:ins w:id="99" w:author="Christopher Golden" w:date="2021-05-19T10:19:00Z">
        <w:r w:rsidR="00F90654">
          <w:t xml:space="preserve"> if aquatic foods are substituted for other meat and dairy products</w:t>
        </w:r>
      </w:ins>
      <w:r w:rsidRPr="00831319">
        <w:fldChar w:fldCharType="begin"/>
      </w:r>
      <w:r w:rsidR="00E82E9B">
        <w:instrText xml:space="preserve"> ADDIN EN.CITE &lt;EndNote&gt;&lt;Cite&gt;&lt;Author&gt;Golden&lt;/Author&gt;&lt;Year&gt;2021&lt;/Year&gt;&lt;RecNum&gt;787&lt;/RecNum&gt;&lt;DisplayText&gt;&lt;style face="superscript"&gt;57&lt;/style&gt;&lt;/DisplayText&gt;&lt;record&gt;&lt;rec-number&gt;787&lt;/rec-number&gt;&lt;foreign-keys&gt;&lt;key app="EN" db-id="0zvrtv5w82pv06eereq5rxf6rr00arp2f0zt" timestamp="1610067916"&gt;787&lt;/key&gt;&lt;/foreign-keys&gt;&lt;ref-type name="Journal Article"&gt;17&lt;/ref-type&gt;&lt;contributors&gt;&lt;authors&gt;&lt;author&gt;Golden, C. D.&lt;/author&gt;&lt;author&gt;Koehn, J. Z.&lt;/author&gt;&lt;author&gt;Shepon, A.&lt;/author&gt;&lt;author&gt;Passarelli, S.&lt;/author&gt;&lt;author&gt;Free, C. M.&lt;/author&gt;&lt;author&gt;Viana, D. F.&lt;/author&gt;&lt;author&gt;Matthey, H.&lt;/author&gt;&lt;author&gt;Eurich, J. G.&lt;/author&gt;&lt;author&gt;Gephart, J. A.&lt;/author&gt;&lt;/authors&gt;&lt;/contributors&gt;&lt;titles&gt;&lt;title&gt;Aquatic Foods to Nourish Nations&lt;/title&gt;&lt;secondary-title&gt;Nature&lt;/secondary-title&gt;&lt;/titles&gt;&lt;periodical&gt;&lt;full-title&gt;Nature&lt;/full-title&gt;&lt;/periodical&gt;&lt;dates&gt;&lt;year&gt;2021&lt;/year&gt;&lt;/dates&gt;&lt;urls&gt;&lt;/urls&gt;&lt;/record&gt;&lt;/Cite&gt;&lt;/EndNote&gt;</w:instrText>
      </w:r>
      <w:r w:rsidRPr="00831319">
        <w:fldChar w:fldCharType="separate"/>
      </w:r>
      <w:r w:rsidR="00E82E9B" w:rsidRPr="00E82E9B">
        <w:rPr>
          <w:noProof/>
          <w:vertAlign w:val="superscript"/>
        </w:rPr>
        <w:t>57</w:t>
      </w:r>
      <w:r w:rsidRPr="00831319">
        <w:fldChar w:fldCharType="end"/>
      </w:r>
      <w:r w:rsidRPr="00831319">
        <w:t>.</w:t>
      </w:r>
      <w:r w:rsidRPr="00F16A3D">
        <w:t xml:space="preserve"> If preferences were also to shift</w:t>
      </w:r>
      <w:r w:rsidRPr="00167443">
        <w:t xml:space="preserve"> toward aquatic foods and away from </w:t>
      </w:r>
      <w:ins w:id="100" w:author="Malin Jonell" w:date="2021-05-20T09:59:00Z">
        <w:r w:rsidR="0095218E">
          <w:t>ultra-</w:t>
        </w:r>
      </w:ins>
      <w:r w:rsidRPr="00167443">
        <w:t>processed foods at higher levels of income for health reasons, consumers would likely experience reduced rates of diet-related non-communicable disease (e.g., cardiovascular disease, diabetes, stroke)</w:t>
      </w:r>
      <w:r>
        <w:fldChar w:fldCharType="begin"/>
      </w:r>
      <w:r w:rsidR="00E82E9B">
        <w:instrText xml:space="preserve"> ADDIN EN.CITE &lt;EndNote&gt;&lt;Cite&gt;&lt;Author&gt;Golden&lt;/Author&gt;&lt;Year&gt;2021&lt;/Year&gt;&lt;RecNum&gt;787&lt;/RecNum&gt;&lt;DisplayText&gt;&lt;style face="superscript"&gt;57&lt;/style&gt;&lt;/DisplayText&gt;&lt;record&gt;&lt;rec-number&gt;787&lt;/rec-number&gt;&lt;foreign-keys&gt;&lt;key app="EN" db-id="0zvrtv5w82pv06eereq5rxf6rr00arp2f0zt" timestamp="1610067916"&gt;787&lt;/key&gt;&lt;/foreign-keys&gt;&lt;ref-type name="Journal Article"&gt;17&lt;/ref-type&gt;&lt;contributors&gt;&lt;authors&gt;&lt;author&gt;Golden, C. D.&lt;/author&gt;&lt;author&gt;Koehn, J. Z.&lt;/author&gt;&lt;author&gt;Shepon, A.&lt;/author&gt;&lt;author&gt;Passarelli, S.&lt;/author&gt;&lt;author&gt;Free, C. M.&lt;/author&gt;&lt;author&gt;Viana, D. F.&lt;/author&gt;&lt;author&gt;Matthey, H.&lt;/author&gt;&lt;author&gt;Eurich, J. G.&lt;/author&gt;&lt;author&gt;Gephart, J. A.&lt;/author&gt;&lt;/authors&gt;&lt;/contributors&gt;&lt;titles&gt;&lt;title&gt;Aquatic Foods to Nourish Nations&lt;/title&gt;&lt;secondary-title&gt;Nature&lt;/secondary-title&gt;&lt;/titles&gt;&lt;periodical&gt;&lt;full-title&gt;Nature&lt;/full-title&gt;&lt;/periodical&gt;&lt;dates&gt;&lt;year&gt;2021&lt;/year&gt;&lt;/dates&gt;&lt;urls&gt;&lt;/urls&gt;&lt;/record&gt;&lt;/Cite&gt;&lt;/EndNote&gt;</w:instrText>
      </w:r>
      <w:r>
        <w:fldChar w:fldCharType="separate"/>
      </w:r>
      <w:r w:rsidR="00E82E9B" w:rsidRPr="00E82E9B">
        <w:rPr>
          <w:noProof/>
          <w:vertAlign w:val="superscript"/>
        </w:rPr>
        <w:t>57</w:t>
      </w:r>
      <w:r>
        <w:fldChar w:fldCharType="end"/>
      </w:r>
      <w:r w:rsidRPr="00167443">
        <w:t xml:space="preserve">. For </w:t>
      </w:r>
      <w:r>
        <w:t xml:space="preserve">most countries </w:t>
      </w:r>
      <w:r w:rsidRPr="00167443">
        <w:t xml:space="preserve">in Figure </w:t>
      </w:r>
      <w:r w:rsidR="003327D4">
        <w:t>8</w:t>
      </w:r>
      <w:r w:rsidRPr="00167443">
        <w:t xml:space="preserve">, rising </w:t>
      </w:r>
      <w:r>
        <w:t xml:space="preserve">fish </w:t>
      </w:r>
      <w:r w:rsidRPr="00167443">
        <w:t xml:space="preserve">consumption will </w:t>
      </w:r>
      <w:r>
        <w:t xml:space="preserve">enrich diets in terms of </w:t>
      </w:r>
      <w:r w:rsidRPr="00167443">
        <w:t>micronutrients</w:t>
      </w:r>
      <w:r>
        <w:t xml:space="preserve">, </w:t>
      </w:r>
      <w:r w:rsidRPr="00167443">
        <w:t>including iron</w:t>
      </w:r>
      <w:r w:rsidR="00600F78">
        <w:t>, calcium, vitamin B12,</w:t>
      </w:r>
      <w:r w:rsidRPr="00167443">
        <w:t xml:space="preserve"> and zinc</w:t>
      </w:r>
      <w:r>
        <w:t>,</w:t>
      </w:r>
      <w:r w:rsidRPr="00167443">
        <w:t xml:space="preserve"> </w:t>
      </w:r>
      <w:r>
        <w:t>and</w:t>
      </w:r>
      <w:r w:rsidR="00600F78">
        <w:t xml:space="preserve"> seafood</w:t>
      </w:r>
      <w:r>
        <w:t xml:space="preserve"> </w:t>
      </w:r>
      <w:r w:rsidRPr="00167443">
        <w:t>omega-3 fatty acids</w:t>
      </w:r>
      <w:r w:rsidRPr="00167443">
        <w:fldChar w:fldCharType="begin"/>
      </w:r>
      <w:r w:rsidR="00E82E9B">
        <w:instrText xml:space="preserve"> ADDIN EN.CITE &lt;EndNote&gt;&lt;Cite&gt;&lt;Author&gt;Golden&lt;/Author&gt;&lt;Year&gt;2021&lt;/Year&gt;&lt;RecNum&gt;787&lt;/RecNum&gt;&lt;DisplayText&gt;&lt;style face="superscript"&gt;57&lt;/style&gt;&lt;/DisplayText&gt;&lt;record&gt;&lt;rec-number&gt;787&lt;/rec-number&gt;&lt;foreign-keys&gt;&lt;key app="EN" db-id="0zvrtv5w82pv06eereq5rxf6rr00arp2f0zt" timestamp="1610067916"&gt;787&lt;/key&gt;&lt;/foreign-keys&gt;&lt;ref-type name="Journal Article"&gt;17&lt;/ref-type&gt;&lt;contributors&gt;&lt;authors&gt;&lt;author&gt;Golden, C. D.&lt;/author&gt;&lt;author&gt;Koehn, J. Z.&lt;/author&gt;&lt;author&gt;Shepon, A.&lt;/author&gt;&lt;author&gt;Passarelli, S.&lt;/author&gt;&lt;author&gt;Free, C. M.&lt;/author&gt;&lt;author&gt;Viana, D. F.&lt;/author&gt;&lt;author&gt;Matthey, H.&lt;/author&gt;&lt;author&gt;Eurich, J. G.&lt;/author&gt;&lt;author&gt;Gephart, J. A.&lt;/author&gt;&lt;/authors&gt;&lt;/contributors&gt;&lt;titles&gt;&lt;title&gt;Aquatic Foods to Nourish Nations&lt;/title&gt;&lt;secondary-title&gt;Nature&lt;/secondary-title&gt;&lt;/titles&gt;&lt;periodical&gt;&lt;full-title&gt;Nature&lt;/full-title&gt;&lt;/periodical&gt;&lt;dates&gt;&lt;year&gt;2021&lt;/year&gt;&lt;/dates&gt;&lt;urls&gt;&lt;/urls&gt;&lt;/record&gt;&lt;/Cite&gt;&lt;/EndNote&gt;</w:instrText>
      </w:r>
      <w:r w:rsidRPr="00167443">
        <w:fldChar w:fldCharType="separate"/>
      </w:r>
      <w:r w:rsidR="00E82E9B" w:rsidRPr="00E82E9B">
        <w:rPr>
          <w:noProof/>
          <w:vertAlign w:val="superscript"/>
        </w:rPr>
        <w:t>57</w:t>
      </w:r>
      <w:r w:rsidRPr="00167443">
        <w:fldChar w:fldCharType="end"/>
      </w:r>
      <w:r w:rsidRPr="00167443">
        <w:t>.</w:t>
      </w:r>
    </w:p>
    <w:p w14:paraId="7D027165" w14:textId="40F83DC4" w:rsidR="00C765D9" w:rsidRDefault="006705B4" w:rsidP="00C765D9">
      <w:pPr>
        <w:spacing w:line="480" w:lineRule="auto"/>
        <w:jc w:val="both"/>
      </w:pPr>
      <w:r>
        <w:tab/>
      </w:r>
      <w:r w:rsidR="00C765D9">
        <w:t>Dietary transitions will also influence environmental outcomes at local to global scales. The EAT-Lancet Commission report in 2019 concluded that sustainable and healthy diets for the global population require a shift away from beef and foods high in saturated fats and sugars, and towards nutritious foods such as fish, vegetables, nuts, and fruits</w:t>
      </w:r>
      <w:r w:rsidR="00C765D9">
        <w:fldChar w:fldCharType="begin"/>
      </w:r>
      <w:r w:rsidR="00E82E9B">
        <w:instrText xml:space="preserve"> ADDIN EN.CITE &lt;EndNote&gt;&lt;Cite&gt;&lt;Author&gt;Willett&lt;/Author&gt;&lt;Year&gt;2019&lt;/Year&gt;&lt;RecNum&gt;827&lt;/RecNum&gt;&lt;DisplayText&gt;&lt;style face="superscript"&gt;37&lt;/style&gt;&lt;/DisplayText&gt;&lt;record&gt;&lt;rec-number&gt;827&lt;/rec-number&gt;&lt;foreign-keys&gt;&lt;key app="EN" db-id="0zvrtv5w82pv06eereq5rxf6rr00arp2f0zt" timestamp="1610147321"&gt;827&lt;/key&gt;&lt;/foreign-keys&gt;&lt;ref-type name="Journal Article"&gt;17&lt;/ref-type&gt;&lt;contributors&gt;&lt;authors&gt;&lt;author&gt;Willett, W.&lt;/author&gt;&lt;author&gt;Rockström, J.&lt;/author&gt;&lt;author&gt;Loken, B.&lt;/author&gt;&lt;author&gt;Springmann, M.&lt;/author&gt;&lt;author&gt;Lang, T.&lt;/author&gt;&lt;author&gt;Vermeulen, S.&lt;/author&gt;&lt;author&gt;Garnett, T.&lt;/author&gt;&lt;author&gt;Tilman, D.&lt;/author&gt;&lt;author&gt;DeClerck, F.&lt;/author&gt;&lt;author&gt;Wood, A.&lt;/author&gt;&lt;author&gt;Jonell, M.&lt;/author&gt;&lt;author&gt;Clark, M.&lt;/author&gt;&lt;author&gt;Gordon, L.J.&lt;/author&gt;&lt;author&gt;Fanzo, J.&lt;/author&gt;&lt;author&gt;Hawkes, C.&lt;/author&gt;&lt;author&gt;Zurayk, R.&lt;/author&gt;&lt;author&gt;Rivera, J.A.&lt;/author&gt;&lt;author&gt;De Vries, W.&lt;/author&gt;&lt;author&gt;Sibanda, L.M.&lt;/author&gt;&lt;author&gt;Afshin, A.&lt;/author&gt;&lt;author&gt;Chaudhary, A.&lt;/author&gt;&lt;author&gt;Herrero, M.&lt;/author&gt;&lt;author&gt;Agustina, R.&lt;/author&gt;&lt;author&gt;Branca,F.&lt;/author&gt;&lt;author&gt;Lartey, A.&lt;/author&gt;&lt;author&gt;Fan, S.&lt;/author&gt;&lt;author&gt;Crona, B.&lt;/author&gt;&lt;author&gt;Fox, E.&lt;/author&gt;&lt;author&gt;Bignet, V.&lt;/author&gt;&lt;author&gt;Troell, M.&lt;/author&gt;&lt;author&gt;Lindahl, T.&lt;/author&gt;&lt;author&gt;Singh, S.&lt;/author&gt;&lt;author&gt;Cornell, S.E.&lt;/author&gt;&lt;author&gt;Reddy, K.S.&lt;/author&gt;&lt;author&gt;Narain, S.&lt;/author&gt;&lt;author&gt;Nishtar, S.&lt;/author&gt;&lt;author&gt;Murray, C. J.&lt;/author&gt;&lt;/authors&gt;&lt;/contributors&gt;&lt;titles&gt;&lt;title&gt;Food in the Anthropocene: the EAT–Lancet Commission on healthy diets from sustainable food systems&lt;/title&gt;&lt;secondary-title&gt;The Lancet Commissions&lt;/secondary-title&gt;&lt;/titles&gt;&lt;periodical&gt;&lt;full-title&gt;The Lancet Commissions&lt;/full-title&gt;&lt;/periodical&gt;&lt;pages&gt;447-492&lt;/pages&gt;&lt;volume&gt;393&lt;/volume&gt;&lt;dates&gt;&lt;year&gt;2019&lt;/year&gt;&lt;/dates&gt;&lt;urls&gt;&lt;/urls&gt;&lt;electronic-resource-num&gt;10.1016/S0140-6736(18)31788-4&lt;/electronic-resource-num&gt;&lt;/record&gt;&lt;/Cite&gt;&lt;/EndNote&gt;</w:instrText>
      </w:r>
      <w:r w:rsidR="00C765D9">
        <w:fldChar w:fldCharType="separate"/>
      </w:r>
      <w:r w:rsidR="00E82E9B" w:rsidRPr="00E82E9B">
        <w:rPr>
          <w:noProof/>
          <w:vertAlign w:val="superscript"/>
        </w:rPr>
        <w:t>37</w:t>
      </w:r>
      <w:r w:rsidR="00C765D9">
        <w:fldChar w:fldCharType="end"/>
      </w:r>
      <w:r w:rsidR="00C765D9">
        <w:t>. Substituting terrestrial meat with seafood for a growing world population will be accomplished mainly through aquaculture expansion, although capture fisheries, if managed sustainably, also have potential to add significantly to future fish supplies</w:t>
      </w:r>
      <w:r w:rsidR="00C765D9">
        <w:fldChar w:fldCharType="begin">
          <w:fldData xml:space="preserve">PEVuZE5vdGU+PENpdGU+PEF1dGhvcj5Db3N0ZWxsbzwvQXV0aG9yPjxZZWFyPjIwMjA8L1llYXI+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</w:fldData>
        </w:fldChar>
      </w:r>
      <w:r w:rsidR="00E82E9B">
        <w:instrText xml:space="preserve"> ADDIN EN.CITE </w:instrText>
      </w:r>
      <w:r w:rsidR="00E82E9B">
        <w:fldChar w:fldCharType="begin">
          <w:fldData xml:space="preserve">PEVuZE5vdGU+PENpdGU+PEF1dGhvcj5Db3N0ZWxsbzwvQXV0aG9yPjxZZWFyPjIwMjA8L1llYXI+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</w:fldData>
        </w:fldChar>
      </w:r>
      <w:r w:rsidR="00E82E9B">
        <w:instrText xml:space="preserve"> ADDIN EN.CITE.DATA </w:instrText>
      </w:r>
      <w:r w:rsidR="00E82E9B">
        <w:fldChar w:fldCharType="end"/>
      </w:r>
      <w:r w:rsidR="00C765D9">
        <w:fldChar w:fldCharType="separate"/>
      </w:r>
      <w:r w:rsidR="00E82E9B" w:rsidRPr="00E82E9B">
        <w:rPr>
          <w:noProof/>
          <w:vertAlign w:val="superscript"/>
        </w:rPr>
        <w:t>38,69</w:t>
      </w:r>
      <w:r w:rsidR="00C765D9">
        <w:fldChar w:fldCharType="end"/>
      </w:r>
      <w:r w:rsidR="00C765D9">
        <w:t>. Aquaculture has become progressively</w:t>
      </w:r>
      <w:r w:rsidR="00892573">
        <w:t xml:space="preserve"> more</w:t>
      </w:r>
      <w:r w:rsidR="00C765D9">
        <w:t xml:space="preserve"> sustainable </w:t>
      </w:r>
      <w:r w:rsidR="00C765D9">
        <w:lastRenderedPageBreak/>
        <w:t>over the past 20 years, yet environmental challenges persist, including the management of pathogens, pests, and parasites</w:t>
      </w:r>
      <w:r w:rsidR="00C765D9">
        <w:fldChar w:fldCharType="begin"/>
      </w:r>
      <w:r w:rsidR="001E6F4D">
        <w:instrText xml:space="preserve"> ADDIN EN.CITE &lt;EndNote&gt;&lt;Cite&gt;&lt;Author&gt;Naylor&lt;/Author&gt;&lt;Year&gt;2021&lt;/Year&gt;&lt;RecNum&gt;802&lt;/RecNum&gt;&lt;DisplayText&gt;&lt;style face="superscript"&gt;27&lt;/style&gt;&lt;/DisplayText&gt;&lt;record&gt;&lt;rec-number&gt;802&lt;/rec-number&gt;&lt;foreign-keys&gt;&lt;key app="EN" db-id="0zvrtv5w82pv06eereq5rxf6rr00arp2f0zt" timestamp="1610070327"&gt;802&lt;/key&gt;&lt;/foreign-keys&gt;&lt;ref-type name="Journal Article"&gt;17&lt;/ref-type&gt;&lt;contributors&gt;&lt;authors&gt;&lt;author&gt;Naylor, R.L.&lt;/author&gt;&lt;/authors&gt;&lt;/contributors&gt;&lt;titles&gt;&lt;title&gt;A 20-year retrospective review of global aquaculture&lt;/title&gt;&lt;secondary-title&gt;Nature&lt;/secondary-title&gt;&lt;/titles&gt;&lt;periodical&gt;&lt;full-title&gt;Nature&lt;/full-title&gt;&lt;/periodical&gt;&lt;dates&gt;&lt;year&gt;2021&lt;/year&gt;&lt;/dates&gt;&lt;urls&gt;&lt;/urls&gt;&lt;/record&gt;&lt;/Cite&gt;&lt;/EndNote&gt;</w:instrText>
      </w:r>
      <w:r w:rsidR="00C765D9">
        <w:fldChar w:fldCharType="separate"/>
      </w:r>
      <w:r w:rsidR="001E6F4D" w:rsidRPr="001E6F4D">
        <w:rPr>
          <w:noProof/>
          <w:vertAlign w:val="superscript"/>
        </w:rPr>
        <w:t>27</w:t>
      </w:r>
      <w:r w:rsidR="00C765D9">
        <w:fldChar w:fldCharType="end"/>
      </w:r>
      <w:r w:rsidR="00C765D9">
        <w:t xml:space="preserve">. Moreover, as aquaculture intensifies in both freshwater and marine systems, feed formulations will depend </w:t>
      </w:r>
      <w:ins w:id="101" w:author="Ling" w:date="2021-05-20T12:48:00Z">
        <w:r w:rsidR="00A50637">
          <w:t>increasingly</w:t>
        </w:r>
      </w:ins>
      <w:del w:id="102" w:author="Ling" w:date="2021-05-20T12:48:00Z">
        <w:r w:rsidR="00C765D9" w:rsidDel="00A50637">
          <w:delText>increasing</w:delText>
        </w:r>
      </w:del>
      <w:r w:rsidR="00C765D9">
        <w:t xml:space="preserve"> on terrestrial crop production and will </w:t>
      </w:r>
      <w:r w:rsidR="00A65668">
        <w:t>continue</w:t>
      </w:r>
      <w:ins w:id="103" w:author="Ling" w:date="2021-05-20T12:48:00Z">
        <w:r w:rsidR="00A50637">
          <w:t xml:space="preserve"> to</w:t>
        </w:r>
      </w:ins>
      <w:r w:rsidR="00C765D9">
        <w:t xml:space="preserve"> rely on marine resources</w:t>
      </w:r>
      <w:r w:rsidR="00C765D9">
        <w:fldChar w:fldCharType="begin"/>
      </w:r>
      <w:r w:rsidR="001E6F4D">
        <w:instrText xml:space="preserve"> ADDIN EN.CITE &lt;EndNote&gt;&lt;Cite&gt;&lt;Author&gt;Naylor&lt;/Author&gt;&lt;Year&gt;2021&lt;/Year&gt;&lt;RecNum&gt;802&lt;/RecNum&gt;&lt;DisplayText&gt;&lt;style face="superscript"&gt;27&lt;/style&gt;&lt;/DisplayText&gt;&lt;record&gt;&lt;rec-number&gt;802&lt;/rec-number&gt;&lt;foreign-keys&gt;&lt;key app="EN" db-id="0zvrtv5w82pv06eereq5rxf6rr00arp2f0zt" timestamp="1610070327"&gt;802&lt;/key&gt;&lt;/foreign-keys&gt;&lt;ref-type name="Journal Article"&gt;17&lt;/ref-type&gt;&lt;contributors&gt;&lt;authors&gt;&lt;author&gt;Naylor, R.L.&lt;/author&gt;&lt;/authors&gt;&lt;/contributors&gt;&lt;titles&gt;&lt;title&gt;A 20-year retrospective review of global aquaculture&lt;/title&gt;&lt;secondary-title&gt;Nature&lt;/secondary-title&gt;&lt;/titles&gt;&lt;periodical&gt;&lt;full-title&gt;Nature&lt;/full-title&gt;&lt;/periodical&gt;&lt;dates&gt;&lt;year&gt;2021&lt;/year&gt;&lt;/dates&gt;&lt;urls&gt;&lt;/urls&gt;&lt;/record&gt;&lt;/Cite&gt;&lt;/EndNote&gt;</w:instrText>
      </w:r>
      <w:r w:rsidR="00C765D9">
        <w:fldChar w:fldCharType="separate"/>
      </w:r>
      <w:r w:rsidR="001E6F4D" w:rsidRPr="001E6F4D">
        <w:rPr>
          <w:noProof/>
          <w:vertAlign w:val="superscript"/>
        </w:rPr>
        <w:t>27</w:t>
      </w:r>
      <w:r w:rsidR="00C765D9">
        <w:fldChar w:fldCharType="end"/>
      </w:r>
      <w:r w:rsidR="00C765D9">
        <w:t xml:space="preserve">. Bivalves are widely advocated as a sustainable seafood option, but it is unclear how dietary preferences will evolve for this group of species. Global demand for sustainable seafood will help shape future consumption patterns, yet such demand has been dominated to date by </w:t>
      </w:r>
      <w:r w:rsidR="00C765D9" w:rsidRPr="00021542">
        <w:t>North America</w:t>
      </w:r>
      <w:r w:rsidR="00FE2948">
        <w:t>, Japan,</w:t>
      </w:r>
      <w:r w:rsidR="00C765D9" w:rsidRPr="00021542">
        <w:t xml:space="preserve"> and Europe</w:t>
      </w:r>
      <w:r w:rsidR="00C765D9">
        <w:t xml:space="preserve"> and does not capture the breadth of global seafood demand described here</w:t>
      </w:r>
      <w:r w:rsidR="001D6976">
        <w:fldChar w:fldCharType="begin"/>
      </w:r>
      <w:r w:rsidR="00E82E9B">
        <w:instrText xml:space="preserve"> ADDIN EN.CITE &lt;EndNote&gt;&lt;Cite&gt;&lt;Author&gt;Swartz&lt;/Author&gt;&lt;Year&gt;2010&lt;/Year&gt;&lt;RecNum&gt;849&lt;/RecNum&gt;&lt;DisplayText&gt;&lt;style face="superscript"&gt;70&lt;/style&gt;&lt;/DisplayText&gt;&lt;record&gt;&lt;rec-number&gt;849&lt;/rec-number&gt;&lt;foreign-keys&gt;&lt;key app="EN" db-id="0zvrtv5w82pv06eereq5rxf6rr00arp2f0zt" timestamp="1621317672"&gt;849&lt;/key&gt;&lt;/foreign-keys&gt;&lt;ref-type name="Journal Article"&gt;17&lt;/ref-type&gt;&lt;contributors&gt;&lt;authors&gt;&lt;author&gt;Swartz, W.&lt;/author&gt;&lt;author&gt;Sumaila, U.R.&lt;/author&gt;&lt;author&gt;Watson, R.&lt;/author&gt;&lt;author&gt;Pauly, D.&lt;/author&gt;&lt;/authors&gt;&lt;/contributors&gt;&lt;titles&gt;&lt;title&gt;Sourcing seafood for the three major markets: the EU, Japan and the USA&lt;/title&gt;&lt;secondary-title&gt;Marine Policy&lt;/secondary-title&gt;&lt;/titles&gt;&lt;periodical&gt;&lt;full-title&gt;Marine Policy&lt;/full-title&gt;&lt;/periodical&gt;&lt;pages&gt;1366-1373&lt;/pages&gt;&lt;volume&gt;34(6)&lt;/volume&gt;&lt;dates&gt;&lt;year&gt;2010&lt;/year&gt;&lt;/dates&gt;&lt;urls&gt;&lt;/urls&gt;&lt;/record&gt;&lt;/Cite&gt;&lt;/EndNote&gt;</w:instrText>
      </w:r>
      <w:r w:rsidR="001D6976">
        <w:fldChar w:fldCharType="separate"/>
      </w:r>
      <w:r w:rsidR="00E82E9B" w:rsidRPr="00E82E9B">
        <w:rPr>
          <w:noProof/>
          <w:vertAlign w:val="superscript"/>
        </w:rPr>
        <w:t>70</w:t>
      </w:r>
      <w:r w:rsidR="001D6976">
        <w:fldChar w:fldCharType="end"/>
      </w:r>
      <w:r w:rsidR="001D6976">
        <w:t>.</w:t>
      </w:r>
      <w:r w:rsidR="00C765D9" w:rsidRPr="00E16269">
        <w:t xml:space="preserve"> </w:t>
      </w:r>
      <w:r w:rsidR="00C765D9">
        <w:t>Although t</w:t>
      </w:r>
      <w:r w:rsidR="00C765D9" w:rsidRPr="00021542">
        <w:t xml:space="preserve">he </w:t>
      </w:r>
      <w:r w:rsidR="00C765D9">
        <w:t xml:space="preserve">quantity </w:t>
      </w:r>
      <w:r w:rsidR="00C765D9" w:rsidRPr="00021542">
        <w:t>of certified seafood has grown substantially</w:t>
      </w:r>
      <w:r w:rsidR="00C765D9">
        <w:t xml:space="preserve"> in</w:t>
      </w:r>
      <w:r w:rsidR="00C765D9" w:rsidRPr="00021542">
        <w:t xml:space="preserve"> </w:t>
      </w:r>
      <w:r w:rsidR="00C765D9">
        <w:t>recent</w:t>
      </w:r>
      <w:r w:rsidR="00C765D9" w:rsidRPr="00021542">
        <w:t xml:space="preserve"> decades</w:t>
      </w:r>
      <w:r w:rsidR="00C765D9">
        <w:t>,</w:t>
      </w:r>
      <w:r w:rsidR="00C765D9" w:rsidRPr="00021542">
        <w:t xml:space="preserve"> future expansion is uncertain given </w:t>
      </w:r>
      <w:ins w:id="104" w:author="Ling" w:date="2021-05-20T12:48:00Z">
        <w:r w:rsidR="00A50637">
          <w:t xml:space="preserve">the </w:t>
        </w:r>
      </w:ins>
      <w:r w:rsidR="00C765D9" w:rsidRPr="00021542">
        <w:t>lack of inclusion of small-scale producers</w:t>
      </w:r>
      <w:r w:rsidR="00C765D9">
        <w:t xml:space="preserve"> in many areas including </w:t>
      </w:r>
      <w:commentRangeStart w:id="105"/>
      <w:r w:rsidR="00C765D9" w:rsidRPr="00021542">
        <w:t>Asia</w:t>
      </w:r>
      <w:r w:rsidR="00C765D9">
        <w:fldChar w:fldCharType="begin"/>
      </w:r>
      <w:r w:rsidR="001E6F4D">
        <w:instrText xml:space="preserve"> ADDIN EN.CITE &lt;EndNote&gt;&lt;Cite&gt;&lt;Author&gt;Bush&lt;/Author&gt;&lt;Year&gt;2019&lt;/Year&gt;&lt;RecNum&gt;564&lt;/RecNum&gt;&lt;DisplayText&gt;&lt;style face="superscript"&gt;26&lt;/style&gt;&lt;/DisplayText&gt;&lt;record&gt;&lt;rec-number&gt;564&lt;/rec-number&gt;&lt;foreign-keys&gt;&lt;key app="EN" db-id="0zvrtv5w82pv06eereq5rxf6rr00arp2f0zt" timestamp="1605905266"&gt;564&lt;/key&gt;&lt;/foreign-keys&gt;&lt;ref-type name="Book"&gt;6&lt;/ref-type&gt;&lt;contributors&gt;&lt;authors&gt;&lt;author&gt;Bush, Simon R.&lt;/author&gt;&lt;author&gt;Oosterveer, Peter&lt;/author&gt;&lt;/authors&gt;&lt;/contributors&gt;&lt;titles&gt;&lt;title&gt;Governing Sustainable Seafood&lt;/title&gt;&lt;/titles&gt;&lt;pages&gt;208-208&lt;/pages&gt;&lt;dates&gt;&lt;year&gt;2019&lt;/year&gt;&lt;/dates&gt;&lt;pub-location&gt;Milton Park, Abingdon, Oxon ; New York, NY : Routledge, 2019. | Series: Earthscan food and agriculture&lt;/pub-location&gt;&lt;publisher&gt;Routledge&lt;/publisher&gt;&lt;isbn&gt;9781315780429&lt;/isbn&gt;&lt;urls&gt;&lt;related-urls&gt;&lt;url&gt;https://www.taylorfrancis.com/books/9781317702467&lt;/url&gt;&lt;/related-urls&gt;&lt;/urls&gt;&lt;electronic-resource-num&gt;10.4324/9781315780429&lt;/electronic-resource-num&gt;&lt;/record&gt;&lt;/Cite&gt;&lt;/EndNote&gt;</w:instrText>
      </w:r>
      <w:r w:rsidR="00C765D9">
        <w:fldChar w:fldCharType="separate"/>
      </w:r>
      <w:r w:rsidR="001E6F4D" w:rsidRPr="001E6F4D">
        <w:rPr>
          <w:noProof/>
          <w:vertAlign w:val="superscript"/>
        </w:rPr>
        <w:t>26</w:t>
      </w:r>
      <w:r w:rsidR="00C765D9">
        <w:fldChar w:fldCharType="end"/>
      </w:r>
      <w:r w:rsidR="00C765D9" w:rsidRPr="00021542">
        <w:t>.</w:t>
      </w:r>
      <w:commentRangeEnd w:id="105"/>
      <w:r w:rsidR="005D4115">
        <w:rPr>
          <w:rStyle w:val="CommentReference"/>
          <w:rFonts w:asciiTheme="minorHAnsi" w:eastAsiaTheme="minorEastAsia" w:hAnsiTheme="minorHAnsi" w:cstheme="minorBidi"/>
          <w:kern w:val="2"/>
          <w:lang w:eastAsia="zh-CN"/>
        </w:rPr>
        <w:commentReference w:id="105"/>
      </w:r>
    </w:p>
    <w:p w14:paraId="2853B72F" w14:textId="37085C00" w:rsidR="006705B4" w:rsidRDefault="00C765D9" w:rsidP="009F5DB6">
      <w:pPr>
        <w:spacing w:line="480" w:lineRule="auto"/>
        <w:jc w:val="both"/>
        <w:rPr>
          <w:b/>
          <w:bCs/>
        </w:rPr>
      </w:pPr>
      <w:r>
        <w:tab/>
        <w:t>The degree to which aquatic food systems will be able to keep up with changes in demand also depends on their ability to maintain production in a rapidly changing climate</w:t>
      </w:r>
      <w:r>
        <w:fldChar w:fldCharType="begin">
          <w:fldData xml:space="preserve">PEVuZE5vdGU+PENpdGU+PEF1dGhvcj5SZWlkPC9BdXRob3I+PFllYXI+MjAxOTwvWWVhcj48UmVj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</w:fldData>
        </w:fldChar>
      </w:r>
      <w:r w:rsidR="00E82E9B">
        <w:instrText xml:space="preserve"> ADDIN EN.CITE </w:instrText>
      </w:r>
      <w:r w:rsidR="00E82E9B">
        <w:fldChar w:fldCharType="begin">
          <w:fldData xml:space="preserve">PEVuZE5vdGU+PENpdGU+PEF1dGhvcj5SZWlkPC9BdXRob3I+PFllYXI+MjAxOTwvWWVhcj48UmVj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</w:fldData>
        </w:fldChar>
      </w:r>
      <w:r w:rsidR="00E82E9B">
        <w:instrText xml:space="preserve"> ADDIN EN.CITE.DATA </w:instrText>
      </w:r>
      <w:r w:rsidR="00E82E9B">
        <w:fldChar w:fldCharType="end"/>
      </w:r>
      <w:r>
        <w:fldChar w:fldCharType="separate"/>
      </w:r>
      <w:r w:rsidR="00E82E9B" w:rsidRPr="00E82E9B">
        <w:rPr>
          <w:noProof/>
          <w:vertAlign w:val="superscript"/>
        </w:rPr>
        <w:t>71,72</w:t>
      </w:r>
      <w:r>
        <w:fldChar w:fldCharType="end"/>
      </w:r>
      <w:r>
        <w:t>. The prospects of climate-driven constraints on blue food supplies mean that seafood prices will likely rise and become more variable in the future, impacting fish consumers, especially the poor who spend a disproportionate share of their income on food</w:t>
      </w:r>
      <w:r w:rsidR="001D6976">
        <w:fldChar w:fldCharType="begin"/>
      </w:r>
      <w:r w:rsidR="00E82E9B">
        <w:instrText xml:space="preserve"> ADDIN EN.CITE &lt;EndNote&gt;&lt;Cite&gt;&lt;Author&gt;Sumaila&lt;/Author&gt;&lt;Year&gt;2019&lt;/Year&gt;&lt;RecNum&gt;851&lt;/RecNum&gt;&lt;DisplayText&gt;&lt;style face="superscript"&gt;73&lt;/style&gt;&lt;/DisplayText&gt;&lt;record&gt;&lt;rec-number&gt;851&lt;/rec-number&gt;&lt;foreign-keys&gt;&lt;key app="EN" db-id="0zvrtv5w82pv06eereq5rxf6rr00arp2f0zt" timestamp="1621317934"&gt;851&lt;/key&gt;&lt;/foreign-keys&gt;&lt;ref-type name="Journal Article"&gt;17&lt;/ref-type&gt;&lt;contributors&gt;&lt;authors&gt;&lt;author&gt;Sumaila, U.R.&lt;/author&gt;&lt;author&gt;Tai, T.C.&lt;/author&gt;&lt;author&gt;Lam, V.W.Y.&lt;/author&gt;&lt;author&gt;Cheung, W.W.L.&lt;/author&gt;&lt;author&gt;Bailey, M.&lt;/author&gt;&lt;author&gt;Cisneros-Montemayor, A.M.&lt;/author&gt;&lt;author&gt;Chen, O.L.&lt;/author&gt;&lt;author&gt;Gulati, S.S.&lt;/author&gt;&lt;/authors&gt;&lt;/contributors&gt;&lt;titles&gt;&lt;title&gt;Benefits of the Paris Agreement to ocean life, economies, and people&lt;/title&gt;&lt;secondary-title&gt;Science Advances&lt;/secondary-title&gt;&lt;/titles&gt;&lt;periodical&gt;&lt;full-title&gt;Science Advances&lt;/full-title&gt;&lt;/periodical&gt;&lt;pages&gt;eaau3855&lt;/pages&gt;&lt;volume&gt;5(2)&lt;/volume&gt;&lt;dates&gt;&lt;year&gt;2019&lt;/year&gt;&lt;/dates&gt;&lt;urls&gt;&lt;/urls&gt;&lt;/record&gt;&lt;/Cite&gt;&lt;/EndNote&gt;</w:instrText>
      </w:r>
      <w:r w:rsidR="001D6976">
        <w:fldChar w:fldCharType="separate"/>
      </w:r>
      <w:r w:rsidR="00E82E9B" w:rsidRPr="00E82E9B">
        <w:rPr>
          <w:noProof/>
          <w:vertAlign w:val="superscript"/>
        </w:rPr>
        <w:t>73</w:t>
      </w:r>
      <w:r w:rsidR="001D6976">
        <w:fldChar w:fldCharType="end"/>
      </w:r>
      <w:r w:rsidR="001D6976">
        <w:t>.</w:t>
      </w:r>
      <w:r>
        <w:t xml:space="preserve"> </w:t>
      </w:r>
      <w:r>
        <w:rPr>
          <w:color w:val="000000"/>
        </w:rPr>
        <w:t xml:space="preserve">Low-income </w:t>
      </w:r>
      <w:r w:rsidRPr="005A6168">
        <w:rPr>
          <w:color w:val="000000"/>
        </w:rPr>
        <w:t xml:space="preserve">consumers typically respond to rising prices and declining purchasing power by decreasing overall food consumption, shifting from nutrient-rich to </w:t>
      </w:r>
      <w:r>
        <w:rPr>
          <w:color w:val="000000"/>
        </w:rPr>
        <w:t>energy</w:t>
      </w:r>
      <w:r w:rsidRPr="005A6168">
        <w:rPr>
          <w:color w:val="000000"/>
        </w:rPr>
        <w:t>-rich foods, and substituting from high- to low-quality starchy staples</w:t>
      </w:r>
      <w:r>
        <w:fldChar w:fldCharType="begin"/>
      </w:r>
      <w:r w:rsidR="00E82E9B">
        <w:instrText xml:space="preserve"> ADDIN EN.CITE &lt;EndNote&gt;&lt;Cite&gt;&lt;Author&gt;Ruel&lt;/Author&gt;&lt;Year&gt;2010&lt;/Year&gt;&lt;RecNum&gt;820&lt;/RecNum&gt;&lt;DisplayText&gt;&lt;style face="superscript"&gt;74&lt;/style&gt;&lt;/DisplayText&gt;&lt;record&gt;&lt;rec-number&gt;820&lt;/rec-number&gt;&lt;foreign-keys&gt;&lt;key app="EN" db-id="0zvrtv5w82pv06eereq5rxf6rr00arp2f0zt" timestamp="1610089043"&gt;820&lt;/key&gt;&lt;/foreign-keys&gt;&lt;ref-type name="Journal Article"&gt;17&lt;/ref-type&gt;&lt;contributors&gt;&lt;authors&gt;&lt;author&gt;Ruel, M.T.&lt;/author&gt;&lt;author&gt;Garrett, J.L.&lt;/author&gt;&lt;author&gt;Hawkes, C.&lt;/author&gt;&lt;author&gt;Cohen, M.J.&lt;/author&gt;&lt;/authors&gt;&lt;/contributors&gt;&lt;titles&gt;&lt;title&gt;The food, fuel, and financial crises affect the urban and rural poor disproportionately: A review of the evidence&lt;/title&gt;&lt;secondary-title&gt;The Journal of Nutrition&lt;/secondary-title&gt;&lt;/titles&gt;&lt;periodical&gt;&lt;full-title&gt;The Journal of Nutrition&lt;/full-title&gt;&lt;/periodical&gt;&lt;pages&gt;170S–176S&lt;/pages&gt;&lt;volume&gt;140(1)&lt;/volume&gt;&lt;dates&gt;&lt;year&gt;2010&lt;/year&gt;&lt;/dates&gt;&lt;urls&gt;&lt;/urls&gt;&lt;electronic-resource-num&gt;10.3945/jn.109.110791&lt;/electronic-resource-num&gt;&lt;/record&gt;&lt;/Cite&gt;&lt;/EndNote&gt;</w:instrText>
      </w:r>
      <w:r>
        <w:fldChar w:fldCharType="separate"/>
      </w:r>
      <w:r w:rsidR="00E82E9B" w:rsidRPr="00E82E9B">
        <w:rPr>
          <w:noProof/>
          <w:vertAlign w:val="superscript"/>
        </w:rPr>
        <w:t>74</w:t>
      </w:r>
      <w:r>
        <w:fldChar w:fldCharType="end"/>
      </w:r>
      <w:r>
        <w:t>. Intersecting issues related to environmental change, food equity and justice, and nutrition will be important to address in the coming decades.</w:t>
      </w:r>
    </w:p>
    <w:p w14:paraId="65EC479E" w14:textId="77777777" w:rsidR="006705B4" w:rsidRDefault="006705B4" w:rsidP="009F5DB6">
      <w:pPr>
        <w:spacing w:line="480" w:lineRule="auto"/>
        <w:jc w:val="both"/>
        <w:rPr>
          <w:b/>
          <w:bCs/>
        </w:rPr>
      </w:pPr>
    </w:p>
    <w:p w14:paraId="7FD51529" w14:textId="2EA75ECA" w:rsidR="00917248" w:rsidRPr="006705B4" w:rsidRDefault="00C765D9" w:rsidP="009F5DB6">
      <w:pPr>
        <w:spacing w:line="480" w:lineRule="auto"/>
        <w:jc w:val="both"/>
      </w:pPr>
      <w:r>
        <w:rPr>
          <w:b/>
          <w:bCs/>
        </w:rPr>
        <w:t>4</w:t>
      </w:r>
      <w:r w:rsidR="00212617" w:rsidRPr="00212617">
        <w:rPr>
          <w:b/>
          <w:bCs/>
        </w:rPr>
        <w:t xml:space="preserve">. </w:t>
      </w:r>
      <w:commentRangeStart w:id="106"/>
      <w:r w:rsidR="00D008A2">
        <w:rPr>
          <w:b/>
          <w:bCs/>
        </w:rPr>
        <w:t>Conclusion</w:t>
      </w:r>
      <w:commentRangeEnd w:id="106"/>
      <w:r w:rsidR="00C00BAD">
        <w:rPr>
          <w:rStyle w:val="CommentReference"/>
          <w:rFonts w:asciiTheme="minorHAnsi" w:eastAsiaTheme="minorEastAsia" w:hAnsiTheme="minorHAnsi" w:cstheme="minorBidi"/>
          <w:kern w:val="2"/>
          <w:lang w:eastAsia="zh-CN"/>
        </w:rPr>
        <w:commentReference w:id="106"/>
      </w:r>
      <w:r w:rsidR="00D008A2">
        <w:rPr>
          <w:b/>
          <w:bCs/>
        </w:rPr>
        <w:t xml:space="preserve"> and Knowledge Gaps </w:t>
      </w:r>
    </w:p>
    <w:p w14:paraId="6F79CF6C" w14:textId="4A1077B4" w:rsidR="003C6F45" w:rsidRPr="00DF568E" w:rsidRDefault="00DF568E" w:rsidP="00DF568E">
      <w:pPr>
        <w:pStyle w:val="CommentText"/>
        <w:spacing w:line="480" w:lineRule="auto"/>
        <w:rPr>
          <w:rFonts w:ascii="Times New Roman" w:hAnsi="Times New Roman" w:cs="Times New Roman"/>
          <w:sz w:val="24"/>
          <w:szCs w:val="24"/>
        </w:rPr>
      </w:pPr>
      <w:r w:rsidRPr="00DF568E">
        <w:rPr>
          <w:rFonts w:ascii="Times New Roman" w:hAnsi="Times New Roman" w:cs="Times New Roman"/>
          <w:noProof/>
          <w:sz w:val="24"/>
          <w:szCs w:val="24"/>
        </w:rPr>
        <w:t>This paper highlights the need to go beyond the use of a single category to represent all blue foods in analyses of global food demand</w:t>
      </w:r>
      <w:r w:rsidR="008E3E73" w:rsidRPr="00DF568E">
        <w:rPr>
          <w:rFonts w:ascii="Times New Roman" w:hAnsi="Times New Roman" w:cs="Times New Roman"/>
          <w:sz w:val="24"/>
          <w:szCs w:val="24"/>
        </w:rPr>
        <w:t xml:space="preserve">. It also questions persistent assumptions about the relationship </w:t>
      </w:r>
      <w:r w:rsidR="008E3E73" w:rsidRPr="00DF568E">
        <w:rPr>
          <w:rFonts w:ascii="Times New Roman" w:hAnsi="Times New Roman" w:cs="Times New Roman"/>
          <w:sz w:val="24"/>
          <w:szCs w:val="24"/>
        </w:rPr>
        <w:lastRenderedPageBreak/>
        <w:t xml:space="preserve">between income and fish consumption and highlights the importance of </w:t>
      </w:r>
      <w:r w:rsidR="000E23B0" w:rsidRPr="00DF568E">
        <w:rPr>
          <w:rFonts w:ascii="Times New Roman" w:hAnsi="Times New Roman" w:cs="Times New Roman"/>
          <w:sz w:val="24"/>
          <w:szCs w:val="24"/>
        </w:rPr>
        <w:t xml:space="preserve">analyzing </w:t>
      </w:r>
      <w:r w:rsidR="008E3E73" w:rsidRPr="00DF568E">
        <w:rPr>
          <w:rFonts w:ascii="Times New Roman" w:hAnsi="Times New Roman" w:cs="Times New Roman"/>
          <w:sz w:val="24"/>
          <w:szCs w:val="24"/>
        </w:rPr>
        <w:t>socio-cultural drivers of demand</w:t>
      </w:r>
      <w:r w:rsidR="000E23B0" w:rsidRPr="00DF568E">
        <w:rPr>
          <w:rFonts w:ascii="Times New Roman" w:hAnsi="Times New Roman" w:cs="Times New Roman"/>
          <w:sz w:val="24"/>
          <w:szCs w:val="24"/>
        </w:rPr>
        <w:t xml:space="preserve"> across multiple species and geographic scales</w:t>
      </w:r>
      <w:r w:rsidR="008E3E73" w:rsidRPr="00DF568E">
        <w:rPr>
          <w:rFonts w:ascii="Times New Roman" w:hAnsi="Times New Roman" w:cs="Times New Roman"/>
          <w:sz w:val="24"/>
          <w:szCs w:val="24"/>
        </w:rPr>
        <w:t xml:space="preserve">. </w:t>
      </w:r>
      <w:r w:rsidR="00ED7988" w:rsidRPr="00DF568E">
        <w:rPr>
          <w:rFonts w:ascii="Times New Roman" w:hAnsi="Times New Roman" w:cs="Times New Roman"/>
          <w:sz w:val="24"/>
          <w:szCs w:val="24"/>
        </w:rPr>
        <w:t>Th</w:t>
      </w:r>
      <w:ins w:id="107" w:author="Beatrice Crona" w:date="2021-05-19T18:06:00Z">
        <w:r w:rsidR="00776F2E">
          <w:rPr>
            <w:rFonts w:ascii="Times New Roman" w:hAnsi="Times New Roman" w:cs="Times New Roman"/>
            <w:sz w:val="24"/>
            <w:szCs w:val="24"/>
          </w:rPr>
          <w:t>e</w:t>
        </w:r>
      </w:ins>
      <w:del w:id="108" w:author="Beatrice Crona" w:date="2021-05-19T18:06:00Z">
        <w:r w:rsidR="00ED7988" w:rsidRPr="00DF568E" w:rsidDel="00776F2E">
          <w:rPr>
            <w:rFonts w:ascii="Times New Roman" w:hAnsi="Times New Roman" w:cs="Times New Roman"/>
            <w:sz w:val="24"/>
            <w:szCs w:val="24"/>
          </w:rPr>
          <w:delText>is</w:delText>
        </w:r>
      </w:del>
      <w:r w:rsidR="00ED7988" w:rsidRPr="00DF568E">
        <w:rPr>
          <w:rFonts w:ascii="Times New Roman" w:hAnsi="Times New Roman" w:cs="Times New Roman"/>
          <w:sz w:val="24"/>
          <w:szCs w:val="24"/>
        </w:rPr>
        <w:t xml:space="preserve"> </w:t>
      </w:r>
      <w:r w:rsidR="0031709C" w:rsidRPr="00DF568E">
        <w:rPr>
          <w:rFonts w:ascii="Times New Roman" w:hAnsi="Times New Roman" w:cs="Times New Roman"/>
          <w:sz w:val="24"/>
          <w:szCs w:val="24"/>
        </w:rPr>
        <w:t>paper highlights the geographically diverse and highly dynamic nature of blue food consumption and identifies four major knowledge gaps that require attention for future analyses of blue food demand.</w:t>
      </w:r>
    </w:p>
    <w:p w14:paraId="3826C5F0" w14:textId="203F9B1F" w:rsidR="003C6F45" w:rsidRDefault="00AE40C9" w:rsidP="00DF568E">
      <w:pPr>
        <w:pStyle w:val="CommentText"/>
        <w:spacing w:line="480" w:lineRule="auto"/>
        <w:rPr>
          <w:rFonts w:ascii="Times New Roman" w:hAnsi="Times New Roman" w:cs="Times New Roman"/>
          <w:sz w:val="24"/>
          <w:szCs w:val="24"/>
        </w:rPr>
      </w:pPr>
      <w:r w:rsidRPr="00DF568E">
        <w:rPr>
          <w:rFonts w:ascii="Times New Roman" w:hAnsi="Times New Roman" w:cs="Times New Roman"/>
          <w:sz w:val="24"/>
          <w:szCs w:val="24"/>
        </w:rPr>
        <w:tab/>
        <w:t>First, although national-level data on blue food production and trade are widely available,</w:t>
      </w:r>
      <w:r w:rsidRPr="008672B7">
        <w:rPr>
          <w:rFonts w:ascii="Times New Roman" w:hAnsi="Times New Roman" w:cs="Times New Roman"/>
          <w:sz w:val="24"/>
          <w:szCs w:val="24"/>
        </w:rPr>
        <w:t xml:space="preserve"> </w:t>
      </w:r>
      <w:r>
        <w:rPr>
          <w:rFonts w:ascii="Times New Roman" w:hAnsi="Times New Roman" w:cs="Times New Roman"/>
          <w:sz w:val="24"/>
          <w:szCs w:val="24"/>
        </w:rPr>
        <w:t>data and information are lacking on consumption as measured by dietary intake. O</w:t>
      </w:r>
      <w:r w:rsidRPr="008672B7">
        <w:rPr>
          <w:rFonts w:ascii="Times New Roman" w:hAnsi="Times New Roman" w:cs="Times New Roman"/>
          <w:sz w:val="24"/>
          <w:szCs w:val="24"/>
        </w:rPr>
        <w:t>pportunities</w:t>
      </w:r>
      <w:r>
        <w:rPr>
          <w:rFonts w:ascii="Times New Roman" w:hAnsi="Times New Roman" w:cs="Times New Roman"/>
          <w:sz w:val="24"/>
          <w:szCs w:val="24"/>
        </w:rPr>
        <w:t xml:space="preserve"> exist</w:t>
      </w:r>
      <w:r w:rsidRPr="008672B7">
        <w:rPr>
          <w:rFonts w:ascii="Times New Roman" w:hAnsi="Times New Roman" w:cs="Times New Roman"/>
          <w:sz w:val="24"/>
          <w:szCs w:val="24"/>
        </w:rPr>
        <w:t xml:space="preserve"> for harmonizing</w:t>
      </w:r>
      <w:r>
        <w:rPr>
          <w:rFonts w:ascii="Times New Roman" w:hAnsi="Times New Roman" w:cs="Times New Roman"/>
          <w:sz w:val="24"/>
          <w:szCs w:val="24"/>
        </w:rPr>
        <w:t xml:space="preserve"> and </w:t>
      </w:r>
      <w:r w:rsidRPr="008672B7">
        <w:rPr>
          <w:rFonts w:ascii="Times New Roman" w:hAnsi="Times New Roman" w:cs="Times New Roman"/>
          <w:sz w:val="24"/>
          <w:szCs w:val="24"/>
        </w:rPr>
        <w:t xml:space="preserve">improving data collection </w:t>
      </w:r>
      <w:r>
        <w:rPr>
          <w:rFonts w:ascii="Times New Roman" w:hAnsi="Times New Roman" w:cs="Times New Roman"/>
          <w:sz w:val="24"/>
          <w:szCs w:val="24"/>
        </w:rPr>
        <w:t xml:space="preserve">at </w:t>
      </w:r>
      <w:r w:rsidR="007E753B">
        <w:rPr>
          <w:rFonts w:ascii="Times New Roman" w:hAnsi="Times New Roman" w:cs="Times New Roman"/>
          <w:sz w:val="24"/>
          <w:szCs w:val="24"/>
        </w:rPr>
        <w:t>sub-</w:t>
      </w:r>
      <w:r>
        <w:rPr>
          <w:rFonts w:ascii="Times New Roman" w:hAnsi="Times New Roman" w:cs="Times New Roman"/>
          <w:sz w:val="24"/>
          <w:szCs w:val="24"/>
        </w:rPr>
        <w:t>national to global scales</w:t>
      </w:r>
      <w:r w:rsidR="007E753B">
        <w:rPr>
          <w:rFonts w:ascii="Times New Roman" w:hAnsi="Times New Roman" w:cs="Times New Roman"/>
          <w:sz w:val="24"/>
          <w:szCs w:val="24"/>
        </w:rPr>
        <w:t>,</w:t>
      </w:r>
      <w:r>
        <w:rPr>
          <w:rFonts w:ascii="Times New Roman" w:hAnsi="Times New Roman" w:cs="Times New Roman"/>
          <w:sz w:val="24"/>
          <w:szCs w:val="24"/>
        </w:rPr>
        <w:t xml:space="preserve"> and for resolving differences between </w:t>
      </w:r>
      <w:commentRangeStart w:id="109"/>
      <w:r>
        <w:rPr>
          <w:rFonts w:ascii="Times New Roman" w:hAnsi="Times New Roman" w:cs="Times New Roman"/>
          <w:sz w:val="24"/>
          <w:szCs w:val="24"/>
        </w:rPr>
        <w:t>national survey and FAO data on blue food consumption</w:t>
      </w:r>
      <w:commentRangeEnd w:id="109"/>
      <w:r w:rsidR="006866D4">
        <w:rPr>
          <w:rStyle w:val="CommentReference"/>
        </w:rPr>
        <w:commentReference w:id="109"/>
      </w:r>
      <w:r>
        <w:rPr>
          <w:rFonts w:ascii="Times New Roman" w:hAnsi="Times New Roman" w:cs="Times New Roman"/>
          <w:sz w:val="24"/>
          <w:szCs w:val="24"/>
        </w:rPr>
        <w:t>.</w:t>
      </w:r>
    </w:p>
    <w:p w14:paraId="4DFE153E" w14:textId="432EC688" w:rsidR="00E726C9" w:rsidRDefault="00D53679" w:rsidP="009F5DB6">
      <w:pPr>
        <w:pStyle w:val="CommentText"/>
        <w:spacing w:line="480" w:lineRule="auto"/>
        <w:rPr>
          <w:rFonts w:ascii="Times New Roman" w:hAnsi="Times New Roman" w:cs="Times New Roman"/>
          <w:sz w:val="24"/>
          <w:szCs w:val="24"/>
        </w:rPr>
      </w:pPr>
      <w:r>
        <w:rPr>
          <w:rFonts w:ascii="Times New Roman" w:hAnsi="Times New Roman" w:cs="Times New Roman"/>
          <w:sz w:val="24"/>
          <w:szCs w:val="24"/>
        </w:rPr>
        <w:tab/>
        <w:t xml:space="preserve">Second, </w:t>
      </w:r>
      <w:r w:rsidRPr="00651B99">
        <w:rPr>
          <w:rFonts w:ascii="Times New Roman" w:hAnsi="Times New Roman" w:cs="Times New Roman"/>
          <w:sz w:val="24"/>
          <w:szCs w:val="24"/>
        </w:rPr>
        <w:t>urbanization</w:t>
      </w:r>
      <w:r>
        <w:rPr>
          <w:rFonts w:ascii="Times New Roman" w:hAnsi="Times New Roman" w:cs="Times New Roman"/>
          <w:sz w:val="24"/>
          <w:szCs w:val="24"/>
        </w:rPr>
        <w:t xml:space="preserve"> appears to be</w:t>
      </w:r>
      <w:r w:rsidRPr="00651B99">
        <w:rPr>
          <w:rFonts w:ascii="Times New Roman" w:hAnsi="Times New Roman" w:cs="Times New Roman"/>
          <w:sz w:val="24"/>
          <w:szCs w:val="24"/>
        </w:rPr>
        <w:t xml:space="preserve"> an important driver of blue food demand</w:t>
      </w:r>
      <w:r>
        <w:rPr>
          <w:rFonts w:ascii="Times New Roman" w:hAnsi="Times New Roman" w:cs="Times New Roman"/>
          <w:sz w:val="24"/>
          <w:szCs w:val="24"/>
        </w:rPr>
        <w:t>, but existing studies show</w:t>
      </w:r>
      <w:r w:rsidRPr="00651B99">
        <w:rPr>
          <w:rFonts w:ascii="Times New Roman" w:hAnsi="Times New Roman" w:cs="Times New Roman"/>
          <w:sz w:val="24"/>
          <w:szCs w:val="24"/>
        </w:rPr>
        <w:t xml:space="preserve"> mixed results on this relationship when controlling for income growth across countries. A comprehensive empirical analysis of the role of urbanization in blue food demand</w:t>
      </w:r>
      <w:r>
        <w:rPr>
          <w:rFonts w:ascii="Times New Roman" w:hAnsi="Times New Roman" w:cs="Times New Roman"/>
          <w:sz w:val="24"/>
          <w:szCs w:val="24"/>
        </w:rPr>
        <w:t xml:space="preserve"> </w:t>
      </w:r>
      <w:r w:rsidRPr="00651B99">
        <w:rPr>
          <w:rFonts w:ascii="Times New Roman" w:hAnsi="Times New Roman" w:cs="Times New Roman"/>
          <w:sz w:val="24"/>
          <w:szCs w:val="24"/>
        </w:rPr>
        <w:t>is needed to identif</w:t>
      </w:r>
      <w:r>
        <w:rPr>
          <w:rFonts w:ascii="Times New Roman" w:hAnsi="Times New Roman" w:cs="Times New Roman"/>
          <w:sz w:val="24"/>
          <w:szCs w:val="24"/>
        </w:rPr>
        <w:t xml:space="preserve">y </w:t>
      </w:r>
      <w:r w:rsidRPr="00651B99">
        <w:rPr>
          <w:rFonts w:ascii="Times New Roman" w:hAnsi="Times New Roman" w:cs="Times New Roman"/>
          <w:sz w:val="24"/>
          <w:szCs w:val="24"/>
        </w:rPr>
        <w:t>structural features and dietary preferences underlying this relationship</w:t>
      </w:r>
      <w:r>
        <w:rPr>
          <w:rFonts w:ascii="Times New Roman" w:hAnsi="Times New Roman" w:cs="Times New Roman"/>
          <w:sz w:val="24"/>
          <w:szCs w:val="24"/>
        </w:rPr>
        <w:t>, including the role of out-of-home consumption</w:t>
      </w:r>
      <w:r w:rsidR="00473C3C" w:rsidRPr="00651B99">
        <w:rPr>
          <w:rFonts w:ascii="Times New Roman" w:hAnsi="Times New Roman" w:cs="Times New Roman"/>
          <w:sz w:val="24"/>
          <w:szCs w:val="24"/>
        </w:rPr>
        <w:t>.</w:t>
      </w:r>
    </w:p>
    <w:p w14:paraId="66A02A12" w14:textId="264EFFAD" w:rsidR="00E867DE" w:rsidRDefault="00E726C9" w:rsidP="009F5DB6">
      <w:pPr>
        <w:pStyle w:val="CommentText"/>
        <w:spacing w:line="480" w:lineRule="auto"/>
        <w:rPr>
          <w:rFonts w:ascii="Times New Roman" w:hAnsi="Times New Roman" w:cs="Times New Roman"/>
          <w:sz w:val="24"/>
          <w:szCs w:val="24"/>
        </w:rPr>
      </w:pPr>
      <w:r>
        <w:rPr>
          <w:rFonts w:ascii="Times New Roman" w:hAnsi="Times New Roman" w:cs="Times New Roman"/>
          <w:sz w:val="24"/>
          <w:szCs w:val="24"/>
        </w:rPr>
        <w:tab/>
      </w:r>
      <w:r w:rsidR="00F04932">
        <w:rPr>
          <w:rFonts w:ascii="Times New Roman" w:hAnsi="Times New Roman" w:cs="Times New Roman"/>
          <w:sz w:val="24"/>
          <w:szCs w:val="24"/>
        </w:rPr>
        <w:t xml:space="preserve">Third, </w:t>
      </w:r>
      <w:r w:rsidR="00703577">
        <w:rPr>
          <w:rFonts w:ascii="Times New Roman" w:hAnsi="Times New Roman" w:cs="Times New Roman"/>
          <w:sz w:val="24"/>
          <w:szCs w:val="24"/>
        </w:rPr>
        <w:t xml:space="preserve">our analysis </w:t>
      </w:r>
      <w:r w:rsidR="00F04932">
        <w:rPr>
          <w:rFonts w:ascii="Times New Roman" w:hAnsi="Times New Roman" w:cs="Times New Roman"/>
          <w:sz w:val="24"/>
          <w:szCs w:val="24"/>
        </w:rPr>
        <w:t xml:space="preserve">omits </w:t>
      </w:r>
      <w:r w:rsidR="00F04932" w:rsidRPr="00BA6A4B">
        <w:rPr>
          <w:rFonts w:ascii="Times New Roman" w:hAnsi="Times New Roman" w:cs="Times New Roman"/>
          <w:sz w:val="24"/>
          <w:szCs w:val="24"/>
        </w:rPr>
        <w:t>aquatic plants, seaweed, and other aquatic animals (e.g., amphibians, reptiles)</w:t>
      </w:r>
      <w:r w:rsidR="00F04932">
        <w:rPr>
          <w:rFonts w:ascii="Times New Roman" w:hAnsi="Times New Roman" w:cs="Times New Roman"/>
          <w:sz w:val="24"/>
          <w:szCs w:val="24"/>
        </w:rPr>
        <w:t xml:space="preserve"> </w:t>
      </w:r>
      <w:r w:rsidR="00F04932" w:rsidRPr="00BA6A4B">
        <w:rPr>
          <w:rFonts w:ascii="Times New Roman" w:hAnsi="Times New Roman" w:cs="Times New Roman"/>
          <w:sz w:val="24"/>
          <w:szCs w:val="24"/>
        </w:rPr>
        <w:t xml:space="preserve">due to insufficient data at national scales. </w:t>
      </w:r>
      <w:r w:rsidR="00F04932">
        <w:rPr>
          <w:rFonts w:ascii="Times New Roman" w:hAnsi="Times New Roman" w:cs="Times New Roman"/>
          <w:sz w:val="24"/>
          <w:szCs w:val="24"/>
        </w:rPr>
        <w:t>Data</w:t>
      </w:r>
      <w:r w:rsidR="00F04932" w:rsidRPr="00BA6A4B">
        <w:rPr>
          <w:rFonts w:ascii="Times New Roman" w:hAnsi="Times New Roman" w:cs="Times New Roman"/>
          <w:sz w:val="24"/>
          <w:szCs w:val="24"/>
        </w:rPr>
        <w:t xml:space="preserve"> on direct human consumption of seaweed versus </w:t>
      </w:r>
      <w:r w:rsidR="00F04932">
        <w:rPr>
          <w:rFonts w:ascii="Times New Roman" w:hAnsi="Times New Roman" w:cs="Times New Roman"/>
          <w:sz w:val="24"/>
          <w:szCs w:val="24"/>
        </w:rPr>
        <w:t xml:space="preserve">industrial </w:t>
      </w:r>
      <w:r w:rsidR="00F04932" w:rsidRPr="00BA6A4B">
        <w:rPr>
          <w:rFonts w:ascii="Times New Roman" w:hAnsi="Times New Roman" w:cs="Times New Roman"/>
          <w:sz w:val="24"/>
          <w:szCs w:val="24"/>
        </w:rPr>
        <w:t>use is incomplete</w:t>
      </w:r>
      <w:r w:rsidR="00F04932">
        <w:rPr>
          <w:rFonts w:ascii="Times New Roman" w:hAnsi="Times New Roman" w:cs="Times New Roman"/>
          <w:sz w:val="24"/>
          <w:szCs w:val="24"/>
        </w:rPr>
        <w:t>, and</w:t>
      </w:r>
      <w:r w:rsidR="00F04932" w:rsidRPr="00BA6A4B">
        <w:rPr>
          <w:rFonts w:ascii="Times New Roman" w:hAnsi="Times New Roman" w:cs="Times New Roman"/>
          <w:sz w:val="24"/>
          <w:szCs w:val="24"/>
        </w:rPr>
        <w:t xml:space="preserve"> aquatic plant</w:t>
      </w:r>
      <w:r w:rsidR="00F04932">
        <w:rPr>
          <w:rFonts w:ascii="Times New Roman" w:hAnsi="Times New Roman" w:cs="Times New Roman"/>
          <w:sz w:val="24"/>
          <w:szCs w:val="24"/>
        </w:rPr>
        <w:t xml:space="preserve"> production is recorded by FAO</w:t>
      </w:r>
      <w:r w:rsidR="00F04932" w:rsidRPr="00BA6A4B">
        <w:rPr>
          <w:rFonts w:ascii="Times New Roman" w:hAnsi="Times New Roman" w:cs="Times New Roman"/>
          <w:sz w:val="24"/>
          <w:szCs w:val="24"/>
        </w:rPr>
        <w:t xml:space="preserve"> under “aquatic plants </w:t>
      </w:r>
      <w:commentRangeStart w:id="110"/>
      <w:proofErr w:type="spellStart"/>
      <w:r w:rsidR="00F04932" w:rsidRPr="00BA6A4B">
        <w:rPr>
          <w:rFonts w:ascii="Times New Roman" w:hAnsi="Times New Roman" w:cs="Times New Roman"/>
          <w:sz w:val="24"/>
          <w:szCs w:val="24"/>
        </w:rPr>
        <w:t>nei</w:t>
      </w:r>
      <w:commentRangeEnd w:id="110"/>
      <w:proofErr w:type="spellEnd"/>
      <w:r w:rsidR="006866D4">
        <w:rPr>
          <w:rStyle w:val="CommentReference"/>
        </w:rPr>
        <w:commentReference w:id="110"/>
      </w:r>
      <w:r w:rsidR="00F04932" w:rsidRPr="00BA6A4B">
        <w:rPr>
          <w:rFonts w:ascii="Times New Roman" w:hAnsi="Times New Roman" w:cs="Times New Roman"/>
          <w:sz w:val="24"/>
          <w:szCs w:val="24"/>
        </w:rPr>
        <w:t>”</w:t>
      </w:r>
      <w:r w:rsidR="00F04932">
        <w:rPr>
          <w:rFonts w:ascii="Times New Roman" w:hAnsi="Times New Roman" w:cs="Times New Roman"/>
          <w:sz w:val="24"/>
          <w:szCs w:val="24"/>
        </w:rPr>
        <w:t xml:space="preserve"> -- an ill-defined category </w:t>
      </w:r>
      <w:r w:rsidR="00F04932" w:rsidRPr="00BA6A4B">
        <w:rPr>
          <w:rFonts w:ascii="Times New Roman" w:hAnsi="Times New Roman" w:cs="Times New Roman"/>
          <w:sz w:val="24"/>
          <w:szCs w:val="24"/>
        </w:rPr>
        <w:t>given the informal nature of harvests for household and local consumption</w:t>
      </w:r>
      <w:r w:rsidR="00D77DB9">
        <w:rPr>
          <w:rFonts w:ascii="Times New Roman" w:hAnsi="Times New Roman" w:cs="Times New Roman"/>
          <w:sz w:val="24"/>
          <w:szCs w:val="24"/>
        </w:rPr>
        <w:fldChar w:fldCharType="begin"/>
      </w:r>
      <w:r w:rsidR="001E6F4D">
        <w:rPr>
          <w:rFonts w:ascii="Times New Roman" w:hAnsi="Times New Roman" w:cs="Times New Roman"/>
          <w:sz w:val="24"/>
          <w:szCs w:val="24"/>
        </w:rPr>
        <w:instrText xml:space="preserve"> ADDIN EN.CITE &lt;EndNote&gt;&lt;Cite&gt;&lt;Author&gt;Naylor&lt;/Author&gt;&lt;Year&gt;2021&lt;/Year&gt;&lt;RecNum&gt;802&lt;/RecNum&gt;&lt;DisplayText&gt;&lt;style face="superscript"&gt;27&lt;/style&gt;&lt;/DisplayText&gt;&lt;record&gt;&lt;rec-number&gt;802&lt;/rec-number&gt;&lt;foreign-keys&gt;&lt;key app="EN" db-id="0zvrtv5w82pv06eereq5rxf6rr00arp2f0zt" timestamp="1610070327"&gt;802&lt;/key&gt;&lt;/foreign-keys&gt;&lt;ref-type name="Journal Article"&gt;17&lt;/ref-type&gt;&lt;contributors&gt;&lt;authors&gt;&lt;author&gt;Naylor, R.L.&lt;/author&gt;&lt;/authors&gt;&lt;/contributors&gt;&lt;titles&gt;&lt;title&gt;A 20-year retrospective review of global aquaculture&lt;/title&gt;&lt;secondary-title&gt;Nature&lt;/secondary-title&gt;&lt;/titles&gt;&lt;periodical&gt;&lt;full-title&gt;Nature&lt;/full-title&gt;&lt;/periodical&gt;&lt;dates&gt;&lt;year&gt;2021&lt;/year&gt;&lt;/dates&gt;&lt;urls&gt;&lt;/urls&gt;&lt;/record&gt;&lt;/Cite&gt;&lt;/EndNote&gt;</w:instrText>
      </w:r>
      <w:r w:rsidR="00D77DB9">
        <w:rPr>
          <w:rFonts w:ascii="Times New Roman" w:hAnsi="Times New Roman" w:cs="Times New Roman"/>
          <w:sz w:val="24"/>
          <w:szCs w:val="24"/>
        </w:rPr>
        <w:fldChar w:fldCharType="separate"/>
      </w:r>
      <w:r w:rsidR="001E6F4D" w:rsidRPr="001E6F4D">
        <w:rPr>
          <w:rFonts w:ascii="Times New Roman" w:hAnsi="Times New Roman" w:cs="Times New Roman"/>
          <w:noProof/>
          <w:sz w:val="24"/>
          <w:szCs w:val="24"/>
          <w:vertAlign w:val="superscript"/>
        </w:rPr>
        <w:t>27</w:t>
      </w:r>
      <w:r w:rsidR="00D77DB9">
        <w:rPr>
          <w:rFonts w:ascii="Times New Roman" w:hAnsi="Times New Roman" w:cs="Times New Roman"/>
          <w:sz w:val="24"/>
          <w:szCs w:val="24"/>
        </w:rPr>
        <w:fldChar w:fldCharType="end"/>
      </w:r>
      <w:r w:rsidR="00651B99" w:rsidRPr="00BA6A4B">
        <w:rPr>
          <w:rFonts w:ascii="Times New Roman" w:hAnsi="Times New Roman" w:cs="Times New Roman"/>
          <w:sz w:val="24"/>
          <w:szCs w:val="24"/>
        </w:rPr>
        <w:t xml:space="preserve">. </w:t>
      </w:r>
      <w:r w:rsidR="00E867DE">
        <w:rPr>
          <w:rFonts w:ascii="Times New Roman" w:hAnsi="Times New Roman" w:cs="Times New Roman"/>
          <w:sz w:val="24"/>
          <w:szCs w:val="24"/>
        </w:rPr>
        <w:t>Th</w:t>
      </w:r>
      <w:r w:rsidR="00902B32">
        <w:rPr>
          <w:rFonts w:ascii="Times New Roman" w:hAnsi="Times New Roman" w:cs="Times New Roman"/>
          <w:sz w:val="24"/>
          <w:szCs w:val="24"/>
        </w:rPr>
        <w:t>is</w:t>
      </w:r>
      <w:r w:rsidR="00E867DE" w:rsidRPr="00BA6A4B">
        <w:rPr>
          <w:rFonts w:ascii="Times New Roman" w:hAnsi="Times New Roman" w:cs="Times New Roman"/>
          <w:sz w:val="24"/>
          <w:szCs w:val="24"/>
        </w:rPr>
        <w:t xml:space="preserve"> paper calls for a more inclusive </w:t>
      </w:r>
      <w:r w:rsidR="00AC6128">
        <w:rPr>
          <w:rFonts w:ascii="Times New Roman" w:hAnsi="Times New Roman" w:cs="Times New Roman"/>
          <w:sz w:val="24"/>
          <w:szCs w:val="24"/>
        </w:rPr>
        <w:t xml:space="preserve">treatment </w:t>
      </w:r>
      <w:r w:rsidR="00E867DE" w:rsidRPr="00BA6A4B">
        <w:rPr>
          <w:rFonts w:ascii="Times New Roman" w:hAnsi="Times New Roman" w:cs="Times New Roman"/>
          <w:sz w:val="24"/>
          <w:szCs w:val="24"/>
        </w:rPr>
        <w:t>of blue foods than previous demand models</w:t>
      </w:r>
      <w:r w:rsidR="00902B32">
        <w:rPr>
          <w:rFonts w:ascii="Times New Roman" w:hAnsi="Times New Roman" w:cs="Times New Roman"/>
          <w:sz w:val="24"/>
          <w:szCs w:val="24"/>
        </w:rPr>
        <w:t xml:space="preserve"> given the </w:t>
      </w:r>
      <w:r w:rsidR="00902B32" w:rsidRPr="00BA6A4B">
        <w:rPr>
          <w:rFonts w:ascii="Times New Roman" w:hAnsi="Times New Roman" w:cs="Times New Roman"/>
          <w:sz w:val="24"/>
          <w:szCs w:val="24"/>
        </w:rPr>
        <w:t xml:space="preserve">significant </w:t>
      </w:r>
      <w:r w:rsidR="00902B32">
        <w:rPr>
          <w:rFonts w:ascii="Times New Roman" w:hAnsi="Times New Roman" w:cs="Times New Roman"/>
          <w:sz w:val="24"/>
          <w:szCs w:val="24"/>
        </w:rPr>
        <w:t>role of aquatic foods other than fish in food and nutrition security in many locations</w:t>
      </w:r>
      <w:r w:rsidR="00D6483B">
        <w:rPr>
          <w:rFonts w:ascii="Times New Roman" w:hAnsi="Times New Roman" w:cs="Times New Roman"/>
          <w:sz w:val="24"/>
          <w:szCs w:val="24"/>
        </w:rPr>
        <w:t>.</w:t>
      </w:r>
    </w:p>
    <w:p w14:paraId="183424E1" w14:textId="22704CD3" w:rsidR="00E726C9" w:rsidRDefault="00E726C9" w:rsidP="00D17C47">
      <w:pPr>
        <w:pStyle w:val="CommentText"/>
        <w:spacing w:line="480" w:lineRule="auto"/>
        <w:rPr>
          <w:rFonts w:ascii="Times New Roman" w:hAnsi="Times New Roman" w:cs="Times New Roman"/>
          <w:sz w:val="24"/>
          <w:szCs w:val="24"/>
        </w:rPr>
      </w:pPr>
      <w:r>
        <w:rPr>
          <w:rFonts w:ascii="Times New Roman" w:hAnsi="Times New Roman" w:cs="Times New Roman"/>
          <w:sz w:val="24"/>
          <w:szCs w:val="24"/>
        </w:rPr>
        <w:tab/>
      </w:r>
      <w:r w:rsidR="00E23FD1">
        <w:rPr>
          <w:rFonts w:ascii="Times New Roman" w:hAnsi="Times New Roman" w:cs="Times New Roman"/>
          <w:sz w:val="24"/>
          <w:szCs w:val="24"/>
        </w:rPr>
        <w:t xml:space="preserve">Finally, </w:t>
      </w:r>
      <w:r w:rsidR="005C3856">
        <w:rPr>
          <w:rFonts w:ascii="Times New Roman" w:hAnsi="Times New Roman" w:cs="Times New Roman"/>
          <w:sz w:val="24"/>
          <w:szCs w:val="24"/>
        </w:rPr>
        <w:t xml:space="preserve">our analysis </w:t>
      </w:r>
      <w:r w:rsidR="00E37DAC" w:rsidRPr="00E726C9">
        <w:rPr>
          <w:rFonts w:ascii="Times New Roman" w:hAnsi="Times New Roman" w:cs="Times New Roman"/>
          <w:sz w:val="24"/>
          <w:szCs w:val="24"/>
        </w:rPr>
        <w:t>does not explicitly include price</w:t>
      </w:r>
      <w:r w:rsidR="005C3856">
        <w:rPr>
          <w:rFonts w:ascii="Times New Roman" w:hAnsi="Times New Roman" w:cs="Times New Roman"/>
          <w:sz w:val="24"/>
          <w:szCs w:val="24"/>
        </w:rPr>
        <w:t xml:space="preserve"> dynamics</w:t>
      </w:r>
      <w:r w:rsidR="00E37DAC">
        <w:rPr>
          <w:rFonts w:ascii="Times New Roman" w:hAnsi="Times New Roman" w:cs="Times New Roman"/>
          <w:sz w:val="24"/>
          <w:szCs w:val="24"/>
        </w:rPr>
        <w:t xml:space="preserve"> as</w:t>
      </w:r>
      <w:r w:rsidR="00E37DAC" w:rsidRPr="00E726C9">
        <w:rPr>
          <w:rFonts w:ascii="Times New Roman" w:hAnsi="Times New Roman" w:cs="Times New Roman"/>
          <w:sz w:val="24"/>
          <w:szCs w:val="24"/>
        </w:rPr>
        <w:t xml:space="preserve"> derived from supply-demand balances</w:t>
      </w:r>
      <w:r w:rsidR="00E37DAC">
        <w:rPr>
          <w:rFonts w:ascii="Times New Roman" w:hAnsi="Times New Roman" w:cs="Times New Roman"/>
          <w:sz w:val="24"/>
          <w:szCs w:val="24"/>
        </w:rPr>
        <w:t xml:space="preserve">, given that </w:t>
      </w:r>
      <w:r w:rsidR="005C3856">
        <w:rPr>
          <w:rFonts w:ascii="Times New Roman" w:hAnsi="Times New Roman" w:cs="Times New Roman"/>
          <w:sz w:val="24"/>
          <w:szCs w:val="24"/>
        </w:rPr>
        <w:t>the</w:t>
      </w:r>
      <w:r w:rsidR="00E37DAC">
        <w:rPr>
          <w:rFonts w:ascii="Times New Roman" w:hAnsi="Times New Roman" w:cs="Times New Roman"/>
          <w:sz w:val="24"/>
          <w:szCs w:val="24"/>
        </w:rPr>
        <w:t xml:space="preserve"> study focuses specifically on blue food</w:t>
      </w:r>
      <w:r w:rsidR="00E37DAC" w:rsidRPr="00E726C9">
        <w:rPr>
          <w:rFonts w:ascii="Times New Roman" w:hAnsi="Times New Roman" w:cs="Times New Roman"/>
          <w:sz w:val="24"/>
          <w:szCs w:val="24"/>
        </w:rPr>
        <w:t xml:space="preserve"> demand. </w:t>
      </w:r>
      <w:r w:rsidR="00930ADA">
        <w:rPr>
          <w:rFonts w:ascii="Times New Roman" w:hAnsi="Times New Roman" w:cs="Times New Roman"/>
          <w:sz w:val="24"/>
          <w:szCs w:val="24"/>
        </w:rPr>
        <w:t>Price and affordability are the main barriers to nutritious diets for poor consumers</w:t>
      </w:r>
      <w:r w:rsidR="00D77DB9">
        <w:rPr>
          <w:rFonts w:ascii="Times New Roman" w:hAnsi="Times New Roman" w:cs="Times New Roman"/>
          <w:sz w:val="24"/>
          <w:szCs w:val="24"/>
        </w:rPr>
        <w:fldChar w:fldCharType="begin"/>
      </w:r>
      <w:r w:rsidR="00E82E9B">
        <w:rPr>
          <w:rFonts w:ascii="Times New Roman" w:hAnsi="Times New Roman" w:cs="Times New Roman"/>
          <w:sz w:val="24"/>
          <w:szCs w:val="24"/>
        </w:rPr>
        <w:instrText xml:space="preserve"> ADDIN EN.CITE &lt;EndNote&gt;&lt;Cite&gt;&lt;Author&gt;Herforth&lt;/Author&gt;&lt;Year&gt;2020&lt;/Year&gt;&lt;RecNum&gt;793&lt;/RecNum&gt;&lt;DisplayText&gt;&lt;style face="superscript"&gt;61&lt;/style&gt;&lt;/DisplayText&gt;&lt;record&gt;&lt;rec-number&gt;793&lt;/rec-number&gt;&lt;foreign-keys&gt;&lt;key app="EN" db-id="0zvrtv5w82pv06eereq5rxf6rr00arp2f0zt" timestamp="1610068728"&gt;793&lt;/key&gt;&lt;/foreign-keys&gt;&lt;ref-type name="Report"&gt;27&lt;/ref-type&gt;&lt;contributors&gt;&lt;authors&gt;&lt;author&gt;Herforth, A.&lt;/author&gt;&lt;author&gt;Bai, Y.&lt;/author&gt;&lt;author&gt;Venkat, A.&lt;/author&gt;&lt;author&gt;Mahrt, K.&lt;/author&gt;&lt;author&gt;Ebel, A.&lt;/author&gt;&lt;author&gt;Masters, W.A.&lt;/author&gt;&lt;/authors&gt;&lt;/contributors&gt;&lt;titles&gt;&lt;title&gt;Cost and affordability of  healthy diets across and within countries. Background paper for The State of Food Security and Nutrition in the World 2020&lt;/title&gt;&lt;/titles&gt;&lt;dates&gt;&lt;year&gt;2020&lt;/year&gt;&lt;/dates&gt;&lt;pub-location&gt;Rome&lt;/pub-location&gt;&lt;publisher&gt;FAO Agricultural Development Economics&lt;/publisher&gt;&lt;isbn&gt;9&lt;/isbn&gt;&lt;urls&gt;&lt;/urls&gt;&lt;electronic-resource-num&gt;https://doi.org/10.4060/cb2431en&lt;/electronic-resource-num&gt;&lt;/record&gt;&lt;/Cite&gt;&lt;/EndNote&gt;</w:instrText>
      </w:r>
      <w:r w:rsidR="00D77DB9">
        <w:rPr>
          <w:rFonts w:ascii="Times New Roman" w:hAnsi="Times New Roman" w:cs="Times New Roman"/>
          <w:sz w:val="24"/>
          <w:szCs w:val="24"/>
        </w:rPr>
        <w:fldChar w:fldCharType="separate"/>
      </w:r>
      <w:r w:rsidR="00E82E9B" w:rsidRPr="00E82E9B">
        <w:rPr>
          <w:rFonts w:ascii="Times New Roman" w:hAnsi="Times New Roman" w:cs="Times New Roman"/>
          <w:noProof/>
          <w:sz w:val="24"/>
          <w:szCs w:val="24"/>
          <w:vertAlign w:val="superscript"/>
        </w:rPr>
        <w:t>61</w:t>
      </w:r>
      <w:r w:rsidR="00D77DB9">
        <w:rPr>
          <w:rFonts w:ascii="Times New Roman" w:hAnsi="Times New Roman" w:cs="Times New Roman"/>
          <w:sz w:val="24"/>
          <w:szCs w:val="24"/>
        </w:rPr>
        <w:fldChar w:fldCharType="end"/>
      </w:r>
      <w:r w:rsidR="00930ADA">
        <w:rPr>
          <w:rFonts w:ascii="Times New Roman" w:hAnsi="Times New Roman" w:cs="Times New Roman"/>
          <w:sz w:val="24"/>
          <w:szCs w:val="24"/>
        </w:rPr>
        <w:t>.</w:t>
      </w:r>
      <w:r w:rsidR="000C0601">
        <w:rPr>
          <w:rFonts w:ascii="Times New Roman" w:hAnsi="Times New Roman" w:cs="Times New Roman"/>
          <w:sz w:val="24"/>
          <w:szCs w:val="24"/>
        </w:rPr>
        <w:t xml:space="preserve"> Global and regional </w:t>
      </w:r>
      <w:r w:rsidR="000C0601">
        <w:rPr>
          <w:rFonts w:ascii="Times New Roman" w:hAnsi="Times New Roman" w:cs="Times New Roman"/>
          <w:sz w:val="24"/>
          <w:szCs w:val="24"/>
        </w:rPr>
        <w:lastRenderedPageBreak/>
        <w:t>price indices for blue foods are currently limited</w:t>
      </w:r>
      <w:r w:rsidR="003215E7">
        <w:rPr>
          <w:rFonts w:ascii="Times New Roman" w:hAnsi="Times New Roman" w:cs="Times New Roman"/>
          <w:sz w:val="24"/>
          <w:szCs w:val="24"/>
        </w:rPr>
        <w:t xml:space="preserve"> and inconsistent</w:t>
      </w:r>
      <w:r w:rsidR="000C0601">
        <w:rPr>
          <w:rFonts w:ascii="Times New Roman" w:hAnsi="Times New Roman" w:cs="Times New Roman"/>
          <w:sz w:val="24"/>
          <w:szCs w:val="24"/>
        </w:rPr>
        <w:t xml:space="preserve"> </w:t>
      </w:r>
      <w:r w:rsidR="000C0601" w:rsidRPr="003327D4">
        <w:rPr>
          <w:rFonts w:ascii="Times New Roman" w:hAnsi="Times New Roman" w:cs="Times New Roman"/>
          <w:sz w:val="24"/>
          <w:szCs w:val="24"/>
        </w:rPr>
        <w:t>(</w:t>
      </w:r>
      <w:r w:rsidR="00914E2F" w:rsidRPr="003327D4">
        <w:rPr>
          <w:rFonts w:ascii="Times New Roman" w:hAnsi="Times New Roman" w:cs="Times New Roman"/>
          <w:sz w:val="24"/>
          <w:szCs w:val="24"/>
        </w:rPr>
        <w:t>SI.</w:t>
      </w:r>
      <w:r w:rsidR="003327D4" w:rsidRPr="003327D4">
        <w:rPr>
          <w:rFonts w:ascii="Times New Roman" w:hAnsi="Times New Roman" w:cs="Times New Roman"/>
          <w:sz w:val="24"/>
          <w:szCs w:val="24"/>
        </w:rPr>
        <w:t>3</w:t>
      </w:r>
      <w:r w:rsidR="000C0601">
        <w:rPr>
          <w:rFonts w:ascii="Times New Roman" w:hAnsi="Times New Roman" w:cs="Times New Roman"/>
          <w:sz w:val="24"/>
          <w:szCs w:val="24"/>
        </w:rPr>
        <w:t>)</w:t>
      </w:r>
      <w:r w:rsidR="009A4352">
        <w:rPr>
          <w:rFonts w:ascii="Times New Roman" w:hAnsi="Times New Roman" w:cs="Times New Roman"/>
          <w:sz w:val="24"/>
          <w:szCs w:val="24"/>
        </w:rPr>
        <w:t xml:space="preserve"> and</w:t>
      </w:r>
      <w:r w:rsidR="003215E7">
        <w:rPr>
          <w:rFonts w:ascii="Times New Roman" w:hAnsi="Times New Roman" w:cs="Times New Roman"/>
          <w:sz w:val="24"/>
          <w:szCs w:val="24"/>
        </w:rPr>
        <w:t xml:space="preserve"> should be improved and coordinated </w:t>
      </w:r>
      <w:r w:rsidR="009A4352">
        <w:rPr>
          <w:rFonts w:ascii="Times New Roman" w:hAnsi="Times New Roman" w:cs="Times New Roman"/>
          <w:sz w:val="24"/>
          <w:szCs w:val="24"/>
        </w:rPr>
        <w:t xml:space="preserve">for policy purposes </w:t>
      </w:r>
      <w:r w:rsidR="000C0601">
        <w:rPr>
          <w:rFonts w:ascii="Times New Roman" w:hAnsi="Times New Roman" w:cs="Times New Roman"/>
          <w:sz w:val="24"/>
          <w:szCs w:val="24"/>
        </w:rPr>
        <w:t xml:space="preserve">given the nutritional and </w:t>
      </w:r>
      <w:r w:rsidR="000C0601" w:rsidRPr="00E726C9">
        <w:rPr>
          <w:rFonts w:ascii="Times New Roman" w:hAnsi="Times New Roman" w:cs="Times New Roman"/>
          <w:sz w:val="24"/>
          <w:szCs w:val="24"/>
        </w:rPr>
        <w:t xml:space="preserve">food justice </w:t>
      </w:r>
      <w:r w:rsidR="000C0601">
        <w:rPr>
          <w:rFonts w:ascii="Times New Roman" w:hAnsi="Times New Roman" w:cs="Times New Roman"/>
          <w:sz w:val="24"/>
          <w:szCs w:val="24"/>
        </w:rPr>
        <w:t xml:space="preserve">consequences of </w:t>
      </w:r>
      <w:r w:rsidR="000C0601" w:rsidRPr="00E726C9">
        <w:rPr>
          <w:rFonts w:ascii="Times New Roman" w:hAnsi="Times New Roman" w:cs="Times New Roman"/>
          <w:sz w:val="24"/>
          <w:szCs w:val="24"/>
        </w:rPr>
        <w:t xml:space="preserve">price </w:t>
      </w:r>
      <w:r w:rsidR="000C0601">
        <w:rPr>
          <w:rFonts w:ascii="Times New Roman" w:hAnsi="Times New Roman" w:cs="Times New Roman"/>
          <w:sz w:val="24"/>
          <w:szCs w:val="24"/>
        </w:rPr>
        <w:t>hikes for</w:t>
      </w:r>
      <w:r w:rsidR="00930ADA">
        <w:rPr>
          <w:rFonts w:ascii="Times New Roman" w:hAnsi="Times New Roman" w:cs="Times New Roman"/>
          <w:sz w:val="24"/>
          <w:szCs w:val="24"/>
        </w:rPr>
        <w:t xml:space="preserve"> </w:t>
      </w:r>
      <w:r w:rsidR="0066519E">
        <w:rPr>
          <w:rFonts w:ascii="Times New Roman" w:hAnsi="Times New Roman" w:cs="Times New Roman"/>
          <w:sz w:val="24"/>
          <w:szCs w:val="24"/>
        </w:rPr>
        <w:t>food</w:t>
      </w:r>
      <w:ins w:id="111" w:author="Michelle Tigchelaar" w:date="2021-05-19T10:44:00Z">
        <w:r w:rsidR="00C00BAD">
          <w:rPr>
            <w:rFonts w:ascii="Times New Roman" w:hAnsi="Times New Roman" w:cs="Times New Roman"/>
            <w:sz w:val="24"/>
            <w:szCs w:val="24"/>
          </w:rPr>
          <w:t>-</w:t>
        </w:r>
      </w:ins>
      <w:del w:id="112" w:author="Michelle Tigchelaar" w:date="2021-05-19T10:44:00Z">
        <w:r w:rsidR="0066519E" w:rsidDel="00C00BAD">
          <w:rPr>
            <w:rFonts w:ascii="Times New Roman" w:hAnsi="Times New Roman" w:cs="Times New Roman"/>
            <w:sz w:val="24"/>
            <w:szCs w:val="24"/>
          </w:rPr>
          <w:delText xml:space="preserve"> </w:delText>
        </w:r>
      </w:del>
      <w:r w:rsidR="0066519E">
        <w:rPr>
          <w:rFonts w:ascii="Times New Roman" w:hAnsi="Times New Roman" w:cs="Times New Roman"/>
          <w:sz w:val="24"/>
          <w:szCs w:val="24"/>
        </w:rPr>
        <w:t>insecure populations</w:t>
      </w:r>
      <w:r w:rsidR="001C63A6" w:rsidRPr="00E726C9">
        <w:rPr>
          <w:rFonts w:ascii="Times New Roman" w:hAnsi="Times New Roman" w:cs="Times New Roman"/>
          <w:sz w:val="24"/>
          <w:szCs w:val="24"/>
        </w:rPr>
        <w:t>.</w:t>
      </w:r>
      <w:r w:rsidR="00A106CC">
        <w:rPr>
          <w:rFonts w:ascii="Times New Roman" w:hAnsi="Times New Roman" w:cs="Times New Roman"/>
          <w:sz w:val="24"/>
          <w:szCs w:val="24"/>
        </w:rPr>
        <w:t xml:space="preserve"> </w:t>
      </w:r>
    </w:p>
    <w:p w14:paraId="6A06C225" w14:textId="634EF73D" w:rsidR="00D25BAC" w:rsidRDefault="00E726C9" w:rsidP="009F5DB6">
      <w:pPr>
        <w:pStyle w:val="CommentText"/>
        <w:spacing w:line="480" w:lineRule="auto"/>
        <w:rPr>
          <w:rFonts w:ascii="Times New Roman" w:hAnsi="Times New Roman" w:cs="Times New Roman"/>
          <w:sz w:val="24"/>
          <w:szCs w:val="24"/>
        </w:rPr>
      </w:pPr>
      <w:r>
        <w:rPr>
          <w:rFonts w:ascii="Times New Roman" w:hAnsi="Times New Roman" w:cs="Times New Roman"/>
          <w:sz w:val="24"/>
          <w:szCs w:val="24"/>
        </w:rPr>
        <w:tab/>
      </w:r>
      <w:r w:rsidR="003215E7">
        <w:rPr>
          <w:rFonts w:ascii="Times New Roman" w:hAnsi="Times New Roman" w:cs="Times New Roman"/>
          <w:sz w:val="24"/>
          <w:szCs w:val="24"/>
        </w:rPr>
        <w:t>More generally, t</w:t>
      </w:r>
      <w:r w:rsidR="00563446" w:rsidRPr="00E726C9">
        <w:rPr>
          <w:rFonts w:ascii="Times New Roman" w:hAnsi="Times New Roman" w:cs="Times New Roman"/>
          <w:sz w:val="24"/>
          <w:szCs w:val="24"/>
        </w:rPr>
        <w:t>here is a</w:t>
      </w:r>
      <w:r w:rsidR="00563446">
        <w:rPr>
          <w:rFonts w:ascii="Times New Roman" w:hAnsi="Times New Roman" w:cs="Times New Roman"/>
          <w:sz w:val="24"/>
          <w:szCs w:val="24"/>
        </w:rPr>
        <w:t>n urgent</w:t>
      </w:r>
      <w:r w:rsidR="00563446" w:rsidRPr="00E726C9">
        <w:rPr>
          <w:rFonts w:ascii="Times New Roman" w:hAnsi="Times New Roman" w:cs="Times New Roman"/>
          <w:sz w:val="24"/>
          <w:szCs w:val="24"/>
        </w:rPr>
        <w:t xml:space="preserve"> need </w:t>
      </w:r>
      <w:r w:rsidR="00563446">
        <w:rPr>
          <w:rFonts w:ascii="Times New Roman" w:hAnsi="Times New Roman" w:cs="Times New Roman"/>
          <w:sz w:val="24"/>
          <w:szCs w:val="24"/>
        </w:rPr>
        <w:t xml:space="preserve">to integrate </w:t>
      </w:r>
      <w:r w:rsidR="00563446" w:rsidRPr="00E726C9">
        <w:rPr>
          <w:rFonts w:ascii="Times New Roman" w:hAnsi="Times New Roman" w:cs="Times New Roman"/>
          <w:sz w:val="24"/>
          <w:szCs w:val="24"/>
        </w:rPr>
        <w:t>blue foods in</w:t>
      </w:r>
      <w:r w:rsidR="00563446">
        <w:rPr>
          <w:rFonts w:ascii="Times New Roman" w:hAnsi="Times New Roman" w:cs="Times New Roman"/>
          <w:sz w:val="24"/>
          <w:szCs w:val="24"/>
        </w:rPr>
        <w:t>to</w:t>
      </w:r>
      <w:r w:rsidR="00563446" w:rsidRPr="00E726C9">
        <w:rPr>
          <w:rFonts w:ascii="Times New Roman" w:hAnsi="Times New Roman" w:cs="Times New Roman"/>
          <w:sz w:val="24"/>
          <w:szCs w:val="24"/>
        </w:rPr>
        <w:t xml:space="preserve"> national</w:t>
      </w:r>
      <w:r w:rsidR="00563446">
        <w:rPr>
          <w:rFonts w:ascii="Times New Roman" w:hAnsi="Times New Roman" w:cs="Times New Roman"/>
          <w:sz w:val="24"/>
          <w:szCs w:val="24"/>
        </w:rPr>
        <w:t xml:space="preserve"> and global</w:t>
      </w:r>
      <w:r w:rsidR="00563446" w:rsidRPr="00E726C9">
        <w:rPr>
          <w:rFonts w:ascii="Times New Roman" w:hAnsi="Times New Roman" w:cs="Times New Roman"/>
          <w:sz w:val="24"/>
          <w:szCs w:val="24"/>
        </w:rPr>
        <w:t xml:space="preserve"> strategies on nutritional security and sustainable food systems. </w:t>
      </w:r>
      <w:r w:rsidR="00563446">
        <w:rPr>
          <w:rFonts w:ascii="Times New Roman" w:hAnsi="Times New Roman" w:cs="Times New Roman"/>
          <w:sz w:val="24"/>
          <w:szCs w:val="24"/>
        </w:rPr>
        <w:t>T</w:t>
      </w:r>
      <w:r w:rsidR="00563446" w:rsidRPr="00E726C9">
        <w:rPr>
          <w:rFonts w:ascii="Times New Roman" w:hAnsi="Times New Roman" w:cs="Times New Roman"/>
          <w:sz w:val="24"/>
          <w:szCs w:val="24"/>
        </w:rPr>
        <w:t xml:space="preserve">he dominant shock to blue food systems </w:t>
      </w:r>
      <w:r w:rsidR="00563446">
        <w:rPr>
          <w:rFonts w:ascii="Times New Roman" w:hAnsi="Times New Roman" w:cs="Times New Roman"/>
          <w:sz w:val="24"/>
          <w:szCs w:val="24"/>
        </w:rPr>
        <w:t>during 2020-21 has been</w:t>
      </w:r>
      <w:r w:rsidR="00563446" w:rsidRPr="00E726C9">
        <w:rPr>
          <w:rFonts w:ascii="Times New Roman" w:hAnsi="Times New Roman" w:cs="Times New Roman"/>
          <w:sz w:val="24"/>
          <w:szCs w:val="24"/>
        </w:rPr>
        <w:t xml:space="preserve"> the global COVID-19 pandemic</w:t>
      </w:r>
      <w:r w:rsidR="00563446">
        <w:rPr>
          <w:rFonts w:ascii="Times New Roman" w:hAnsi="Times New Roman" w:cs="Times New Roman"/>
          <w:sz w:val="24"/>
          <w:szCs w:val="24"/>
        </w:rPr>
        <w:t>, a topic not covered in this paper</w:t>
      </w:r>
      <w:r w:rsidR="00563446" w:rsidRPr="00E726C9">
        <w:rPr>
          <w:rFonts w:ascii="Times New Roman" w:hAnsi="Times New Roman" w:cs="Times New Roman"/>
          <w:sz w:val="24"/>
          <w:szCs w:val="24"/>
        </w:rPr>
        <w:t xml:space="preserve">. Much improved data on </w:t>
      </w:r>
      <w:r w:rsidR="00563446">
        <w:rPr>
          <w:rFonts w:ascii="Times New Roman" w:hAnsi="Times New Roman" w:cs="Times New Roman"/>
          <w:sz w:val="24"/>
          <w:szCs w:val="24"/>
        </w:rPr>
        <w:t xml:space="preserve">household </w:t>
      </w:r>
      <w:r w:rsidR="00563446" w:rsidRPr="00E726C9">
        <w:rPr>
          <w:rFonts w:ascii="Times New Roman" w:hAnsi="Times New Roman" w:cs="Times New Roman"/>
          <w:sz w:val="24"/>
          <w:szCs w:val="24"/>
        </w:rPr>
        <w:t>consumption and prices in rural and urban settings are urgently needed</w:t>
      </w:r>
      <w:r w:rsidR="003215E7">
        <w:rPr>
          <w:rFonts w:ascii="Times New Roman" w:hAnsi="Times New Roman" w:cs="Times New Roman"/>
          <w:sz w:val="24"/>
          <w:szCs w:val="24"/>
        </w:rPr>
        <w:t xml:space="preserve"> to ameliorate the impacts of shocks, including pandemics and climate change, on vulnerable populations</w:t>
      </w:r>
      <w:r w:rsidR="00E73B38">
        <w:rPr>
          <w:rFonts w:ascii="Times New Roman" w:hAnsi="Times New Roman" w:cs="Times New Roman"/>
          <w:sz w:val="24"/>
          <w:szCs w:val="24"/>
        </w:rPr>
        <w:t>. Only then can global food policy leaders begin</w:t>
      </w:r>
      <w:r w:rsidR="00563446" w:rsidRPr="00E726C9">
        <w:rPr>
          <w:rFonts w:ascii="Times New Roman" w:hAnsi="Times New Roman" w:cs="Times New Roman"/>
          <w:sz w:val="24"/>
          <w:szCs w:val="24"/>
        </w:rPr>
        <w:t xml:space="preserve"> to create an internationally coherent vision of blue foods -- one that has policy relevance and can deliver on nutrition</w:t>
      </w:r>
      <w:r w:rsidR="00563446">
        <w:rPr>
          <w:rFonts w:ascii="Times New Roman" w:hAnsi="Times New Roman" w:cs="Times New Roman"/>
          <w:sz w:val="24"/>
          <w:szCs w:val="24"/>
        </w:rPr>
        <w:t>, equity,</w:t>
      </w:r>
      <w:r w:rsidR="00563446" w:rsidRPr="00E726C9">
        <w:rPr>
          <w:rFonts w:ascii="Times New Roman" w:hAnsi="Times New Roman" w:cs="Times New Roman"/>
          <w:sz w:val="24"/>
          <w:szCs w:val="24"/>
        </w:rPr>
        <w:t xml:space="preserve"> and environmental objectives. </w:t>
      </w:r>
      <w:r w:rsidR="00FA1F7A" w:rsidRPr="00E726C9">
        <w:rPr>
          <w:rFonts w:ascii="Times New Roman" w:hAnsi="Times New Roman" w:cs="Times New Roman"/>
          <w:sz w:val="24"/>
          <w:szCs w:val="24"/>
        </w:rPr>
        <w:t xml:space="preserve"> </w:t>
      </w:r>
    </w:p>
    <w:p w14:paraId="676FC3C9" w14:textId="45B6F40D" w:rsidR="00CB5C4D" w:rsidRDefault="00CB5C4D" w:rsidP="009F5DB6">
      <w:pPr>
        <w:pStyle w:val="CommentText"/>
        <w:spacing w:line="480" w:lineRule="auto"/>
        <w:rPr>
          <w:rFonts w:ascii="Times New Roman" w:hAnsi="Times New Roman" w:cs="Times New Roman"/>
          <w:sz w:val="24"/>
          <w:szCs w:val="24"/>
        </w:rPr>
      </w:pPr>
    </w:p>
    <w:p w14:paraId="16BD5E22" w14:textId="2719B61E" w:rsidR="00CB5C4D" w:rsidRDefault="00CB5C4D" w:rsidP="009F5DB6">
      <w:pPr>
        <w:pStyle w:val="CommentText"/>
        <w:spacing w:line="480" w:lineRule="auto"/>
        <w:rPr>
          <w:rFonts w:ascii="Times New Roman" w:hAnsi="Times New Roman" w:cs="Times New Roman"/>
          <w:b/>
          <w:bCs/>
          <w:sz w:val="24"/>
          <w:szCs w:val="24"/>
        </w:rPr>
      </w:pPr>
      <w:r w:rsidRPr="00CB5C4D">
        <w:rPr>
          <w:rFonts w:ascii="Times New Roman" w:hAnsi="Times New Roman" w:cs="Times New Roman"/>
          <w:b/>
          <w:bCs/>
          <w:sz w:val="24"/>
          <w:szCs w:val="24"/>
        </w:rPr>
        <w:t>5. Methods</w:t>
      </w:r>
      <w:r w:rsidR="00824CD7">
        <w:rPr>
          <w:rFonts w:ascii="Times New Roman" w:hAnsi="Times New Roman" w:cs="Times New Roman"/>
          <w:b/>
          <w:bCs/>
          <w:sz w:val="24"/>
          <w:szCs w:val="24"/>
        </w:rPr>
        <w:t xml:space="preserve"> </w:t>
      </w:r>
    </w:p>
    <w:p w14:paraId="44C1934D" w14:textId="77777777" w:rsidR="00503322" w:rsidRPr="001C2503" w:rsidRDefault="00503322" w:rsidP="00503322">
      <w:pPr>
        <w:spacing w:line="480" w:lineRule="auto"/>
        <w:jc w:val="both"/>
        <w:rPr>
          <w:color w:val="000000" w:themeColor="text1"/>
        </w:rPr>
      </w:pPr>
      <w:r w:rsidRPr="001C2503">
        <w:rPr>
          <w:i/>
          <w:iCs/>
          <w:color w:val="000000" w:themeColor="text1"/>
        </w:rPr>
        <w:t xml:space="preserve">Historical consumption: Global </w:t>
      </w:r>
      <w:r>
        <w:rPr>
          <w:i/>
          <w:iCs/>
          <w:color w:val="000000" w:themeColor="text1"/>
        </w:rPr>
        <w:t>a</w:t>
      </w:r>
      <w:r w:rsidRPr="001C2503">
        <w:rPr>
          <w:i/>
          <w:iCs/>
          <w:color w:val="000000" w:themeColor="text1"/>
        </w:rPr>
        <w:t xml:space="preserve">quatic and </w:t>
      </w:r>
      <w:r>
        <w:rPr>
          <w:i/>
          <w:iCs/>
          <w:color w:val="000000" w:themeColor="text1"/>
        </w:rPr>
        <w:t>t</w:t>
      </w:r>
      <w:r w:rsidRPr="001C2503">
        <w:rPr>
          <w:i/>
          <w:iCs/>
          <w:color w:val="000000" w:themeColor="text1"/>
        </w:rPr>
        <w:t xml:space="preserve">errestrial </w:t>
      </w:r>
      <w:r>
        <w:rPr>
          <w:i/>
          <w:iCs/>
          <w:color w:val="000000" w:themeColor="text1"/>
        </w:rPr>
        <w:t>animal source foods</w:t>
      </w:r>
    </w:p>
    <w:p w14:paraId="513CD3E1" w14:textId="7EB9471E" w:rsidR="00503322" w:rsidRPr="001C2503" w:rsidRDefault="00503322" w:rsidP="00503322">
      <w:pPr>
        <w:spacing w:line="480" w:lineRule="auto"/>
        <w:jc w:val="both"/>
        <w:rPr>
          <w:color w:val="000000" w:themeColor="text1"/>
        </w:rPr>
      </w:pPr>
      <w:r w:rsidRPr="001C2503">
        <w:rPr>
          <w:color w:val="000000" w:themeColor="text1"/>
        </w:rPr>
        <w:t xml:space="preserve">Historical consumption data are drawn from the “Food” category in the FAO Food Balance Sheets. </w:t>
      </w:r>
      <w:r>
        <w:rPr>
          <w:color w:val="000000" w:themeColor="text1"/>
        </w:rPr>
        <w:t>Data on beef, poultry, and p</w:t>
      </w:r>
      <w:r w:rsidRPr="001C2503">
        <w:rPr>
          <w:color w:val="000000" w:themeColor="text1"/>
        </w:rPr>
        <w:t>ork</w:t>
      </w:r>
      <w:r>
        <w:rPr>
          <w:color w:val="000000" w:themeColor="text1"/>
        </w:rPr>
        <w:t xml:space="preserve"> are in </w:t>
      </w:r>
      <w:r w:rsidRPr="001C2503">
        <w:rPr>
          <w:color w:val="000000" w:themeColor="text1"/>
        </w:rPr>
        <w:t xml:space="preserve">dressed carcass weight </w:t>
      </w:r>
      <w:r>
        <w:rPr>
          <w:color w:val="000000" w:themeColor="text1"/>
        </w:rPr>
        <w:t>(</w:t>
      </w:r>
      <w:r w:rsidRPr="001C2503">
        <w:rPr>
          <w:color w:val="000000" w:themeColor="text1"/>
        </w:rPr>
        <w:t>ready-to-cook weight</w:t>
      </w:r>
      <w:r>
        <w:rPr>
          <w:color w:val="000000" w:themeColor="text1"/>
        </w:rPr>
        <w:t>)</w:t>
      </w:r>
      <w:r w:rsidRPr="001C2503">
        <w:rPr>
          <w:color w:val="000000" w:themeColor="text1"/>
        </w:rPr>
        <w:t xml:space="preserve">. </w:t>
      </w:r>
      <w:r>
        <w:rPr>
          <w:color w:val="000000" w:themeColor="text1"/>
        </w:rPr>
        <w:t>Apparent f</w:t>
      </w:r>
      <w:r w:rsidRPr="001C2503">
        <w:rPr>
          <w:color w:val="000000" w:themeColor="text1"/>
        </w:rPr>
        <w:t xml:space="preserve">ish </w:t>
      </w:r>
      <w:r>
        <w:rPr>
          <w:color w:val="000000" w:themeColor="text1"/>
        </w:rPr>
        <w:t>consumption for all species is</w:t>
      </w:r>
      <w:r w:rsidRPr="001C2503">
        <w:rPr>
          <w:color w:val="000000" w:themeColor="text1"/>
        </w:rPr>
        <w:t xml:space="preserve"> reported in live weight equivalent in the Food Balance Sheets. </w:t>
      </w:r>
    </w:p>
    <w:p w14:paraId="25992F96" w14:textId="77777777" w:rsidR="00503322" w:rsidRPr="00347824" w:rsidRDefault="00503322" w:rsidP="00503322">
      <w:pPr>
        <w:spacing w:line="480" w:lineRule="auto"/>
        <w:jc w:val="both"/>
        <w:rPr>
          <w:color w:val="000000" w:themeColor="text1"/>
        </w:rPr>
      </w:pPr>
      <w:r>
        <w:rPr>
          <w:color w:val="000000"/>
        </w:rPr>
        <w:tab/>
      </w:r>
      <w:r w:rsidRPr="00347824">
        <w:rPr>
          <w:color w:val="000000" w:themeColor="text1"/>
        </w:rPr>
        <w:t xml:space="preserve">For analysis of how aquatic and terrestrial </w:t>
      </w:r>
      <w:r>
        <w:rPr>
          <w:color w:val="000000" w:themeColor="text1"/>
        </w:rPr>
        <w:t xml:space="preserve">animal source food </w:t>
      </w:r>
      <w:r w:rsidRPr="00347824">
        <w:rPr>
          <w:color w:val="000000" w:themeColor="text1"/>
        </w:rPr>
        <w:t>consumption</w:t>
      </w:r>
      <w:r>
        <w:rPr>
          <w:color w:val="000000" w:themeColor="text1"/>
        </w:rPr>
        <w:t xml:space="preserve"> changes with per capita incomes</w:t>
      </w:r>
      <w:r w:rsidRPr="00347824">
        <w:rPr>
          <w:color w:val="000000" w:themeColor="text1"/>
        </w:rPr>
        <w:t>,</w:t>
      </w:r>
      <w:r>
        <w:rPr>
          <w:color w:val="000000" w:themeColor="text1"/>
        </w:rPr>
        <w:t xml:space="preserve"> we use World Bank data on</w:t>
      </w:r>
      <w:r w:rsidRPr="00347824">
        <w:rPr>
          <w:color w:val="000000" w:themeColor="text1"/>
        </w:rPr>
        <w:t xml:space="preserve"> </w:t>
      </w:r>
      <w:r>
        <w:rPr>
          <w:color w:val="000000" w:themeColor="text1"/>
        </w:rPr>
        <w:t xml:space="preserve">per capita </w:t>
      </w:r>
      <w:r w:rsidRPr="00347824">
        <w:rPr>
          <w:color w:val="000000" w:themeColor="text1"/>
        </w:rPr>
        <w:t>GDP (</w:t>
      </w:r>
      <w:r>
        <w:rPr>
          <w:color w:val="000000" w:themeColor="text1"/>
        </w:rPr>
        <w:t xml:space="preserve">at </w:t>
      </w:r>
      <w:r w:rsidRPr="00347824">
        <w:rPr>
          <w:color w:val="000000" w:themeColor="text1"/>
        </w:rPr>
        <w:t>constant 2017</w:t>
      </w:r>
      <w:r>
        <w:rPr>
          <w:color w:val="000000" w:themeColor="text1"/>
        </w:rPr>
        <w:t xml:space="preserve"> </w:t>
      </w:r>
      <w:r w:rsidRPr="00347824">
        <w:rPr>
          <w:color w:val="000000" w:themeColor="text1"/>
        </w:rPr>
        <w:t>international $)</w:t>
      </w:r>
      <w:r>
        <w:rPr>
          <w:color w:val="000000" w:themeColor="text1"/>
        </w:rPr>
        <w:t xml:space="preserve"> in 2015 across 72 countries comprising over 80% of global fish consumption.</w:t>
      </w:r>
      <w:r w:rsidRPr="00347824">
        <w:rPr>
          <w:color w:val="000000" w:themeColor="text1"/>
        </w:rPr>
        <w:t xml:space="preserve"> </w:t>
      </w:r>
      <w:r>
        <w:rPr>
          <w:color w:val="000000" w:themeColor="text1"/>
        </w:rPr>
        <w:t xml:space="preserve">The correlation coefficient represents the global relationship between per capita consumption and GDP per capita. </w:t>
      </w:r>
    </w:p>
    <w:p w14:paraId="00C366F6" w14:textId="45655CBA" w:rsidR="00503322" w:rsidRPr="00E54C37" w:rsidRDefault="00503322" w:rsidP="00503322">
      <w:pPr>
        <w:spacing w:line="480" w:lineRule="auto"/>
        <w:jc w:val="both"/>
        <w:rPr>
          <w:color w:val="000000"/>
        </w:rPr>
      </w:pPr>
      <w:r>
        <w:rPr>
          <w:color w:val="70AD47" w:themeColor="accent6"/>
        </w:rPr>
        <w:tab/>
      </w:r>
      <w:r>
        <w:rPr>
          <w:color w:val="000000"/>
        </w:rPr>
        <w:t>When comparing the global per capita consumption of aquatic and terrestrial animal</w:t>
      </w:r>
      <w:ins w:id="113" w:author="Michelle Tigchelaar" w:date="2021-05-19T10:49:00Z">
        <w:r w:rsidR="005670B7">
          <w:rPr>
            <w:color w:val="000000"/>
          </w:rPr>
          <w:t xml:space="preserve"> </w:t>
        </w:r>
      </w:ins>
      <w:del w:id="114" w:author="Michelle Tigchelaar" w:date="2021-05-19T10:49:00Z">
        <w:r w:rsidDel="005670B7">
          <w:rPr>
            <w:color w:val="000000"/>
          </w:rPr>
          <w:delText>-</w:delText>
        </w:r>
      </w:del>
      <w:r>
        <w:rPr>
          <w:color w:val="000000"/>
        </w:rPr>
        <w:t>source foods from 1961-2017, we correct for live-weight quantities of fish, which</w:t>
      </w:r>
      <w:r w:rsidRPr="00E9313B">
        <w:rPr>
          <w:color w:val="000000"/>
        </w:rPr>
        <w:t xml:space="preserve"> overstate</w:t>
      </w:r>
      <w:r>
        <w:rPr>
          <w:color w:val="000000"/>
        </w:rPr>
        <w:t xml:space="preserve"> consumption </w:t>
      </w:r>
      <w:r>
        <w:rPr>
          <w:color w:val="000000"/>
        </w:rPr>
        <w:lastRenderedPageBreak/>
        <w:t>of</w:t>
      </w:r>
      <w:r w:rsidRPr="00E9313B">
        <w:rPr>
          <w:color w:val="000000"/>
        </w:rPr>
        <w:t xml:space="preserve"> fish </w:t>
      </w:r>
      <w:r>
        <w:rPr>
          <w:color w:val="000000"/>
        </w:rPr>
        <w:t xml:space="preserve">relative </w:t>
      </w:r>
      <w:r w:rsidRPr="00E9313B">
        <w:rPr>
          <w:color w:val="000000"/>
        </w:rPr>
        <w:t xml:space="preserve">to other </w:t>
      </w:r>
      <w:r>
        <w:rPr>
          <w:color w:val="000000"/>
        </w:rPr>
        <w:t>animal</w:t>
      </w:r>
      <w:ins w:id="115" w:author="Michelle Tigchelaar" w:date="2021-05-19T10:49:00Z">
        <w:r w:rsidR="005670B7">
          <w:rPr>
            <w:color w:val="000000"/>
          </w:rPr>
          <w:t xml:space="preserve"> </w:t>
        </w:r>
      </w:ins>
      <w:del w:id="116" w:author="Michelle Tigchelaar" w:date="2021-05-19T10:49:00Z">
        <w:r w:rsidDel="005670B7">
          <w:rPr>
            <w:color w:val="000000"/>
          </w:rPr>
          <w:delText>-</w:delText>
        </w:r>
      </w:del>
      <w:r>
        <w:rPr>
          <w:color w:val="000000"/>
        </w:rPr>
        <w:t xml:space="preserve">source foods in </w:t>
      </w:r>
      <w:r w:rsidRPr="00CD76C9">
        <w:rPr>
          <w:color w:val="000000"/>
        </w:rPr>
        <w:t>FAO statistics</w:t>
      </w:r>
      <w:r w:rsidRPr="00CD76C9">
        <w:rPr>
          <w:noProof/>
          <w:color w:val="000000"/>
          <w:vertAlign w:val="superscript"/>
        </w:rPr>
        <w:t>78</w:t>
      </w:r>
      <w:r w:rsidRPr="00CD76C9">
        <w:rPr>
          <w:color w:val="000000"/>
        </w:rPr>
        <w:t>.</w:t>
      </w:r>
      <w:r w:rsidRPr="00E9313B">
        <w:rPr>
          <w:color w:val="000000"/>
        </w:rPr>
        <w:t xml:space="preserve"> Conversions from live weight to edible weight for the FAO species groups are primarily from </w:t>
      </w:r>
      <w:r w:rsidRPr="00CD76C9">
        <w:rPr>
          <w:color w:val="000000"/>
        </w:rPr>
        <w:t>Edwards et al</w:t>
      </w:r>
      <w:r w:rsidRPr="00CD76C9">
        <w:rPr>
          <w:noProof/>
          <w:color w:val="000000"/>
          <w:vertAlign w:val="superscript"/>
        </w:rPr>
        <w:t>78</w:t>
      </w:r>
      <w:r w:rsidRPr="00CD76C9">
        <w:rPr>
          <w:color w:val="000000"/>
        </w:rPr>
        <w:t>, and from FAO</w:t>
      </w:r>
      <w:r w:rsidRPr="00CD76C9">
        <w:rPr>
          <w:noProof/>
          <w:color w:val="000000"/>
          <w:vertAlign w:val="superscript"/>
        </w:rPr>
        <w:t>79</w:t>
      </w:r>
      <w:r w:rsidRPr="00E9313B">
        <w:rPr>
          <w:color w:val="000000"/>
        </w:rPr>
        <w:t xml:space="preserve"> for cephalopods. For conversions of the aggregate “Fish, Seafood”, an average of the </w:t>
      </w:r>
      <w:r>
        <w:rPr>
          <w:color w:val="000000"/>
        </w:rPr>
        <w:t xml:space="preserve">“Fish and Seafood” aggregate </w:t>
      </w:r>
      <w:r w:rsidRPr="00E9313B">
        <w:rPr>
          <w:color w:val="000000"/>
        </w:rPr>
        <w:t xml:space="preserve">conversion rates in </w:t>
      </w:r>
      <w:r w:rsidRPr="00CD76C9">
        <w:rPr>
          <w:color w:val="000000"/>
        </w:rPr>
        <w:t>Edwards et al</w:t>
      </w:r>
      <w:r w:rsidRPr="00CD76C9">
        <w:rPr>
          <w:noProof/>
          <w:color w:val="000000"/>
          <w:vertAlign w:val="superscript"/>
        </w:rPr>
        <w:t>78</w:t>
      </w:r>
      <w:r w:rsidRPr="00E9313B">
        <w:rPr>
          <w:color w:val="000000"/>
        </w:rPr>
        <w:t xml:space="preserve"> </w:t>
      </w:r>
      <w:r>
        <w:rPr>
          <w:color w:val="000000"/>
        </w:rPr>
        <w:t>is</w:t>
      </w:r>
      <w:r w:rsidRPr="00E9313B">
        <w:rPr>
          <w:color w:val="000000"/>
        </w:rPr>
        <w:t xml:space="preserve"> weighted by the contribution of aquaculture to global consumption according to the FAO (2020)</w:t>
      </w:r>
      <w:r w:rsidRPr="00AA136A">
        <w:rPr>
          <w:noProof/>
          <w:color w:val="000000"/>
          <w:vertAlign w:val="superscript"/>
        </w:rPr>
        <w:t>21</w:t>
      </w:r>
      <w:r w:rsidRPr="00E9313B">
        <w:rPr>
          <w:color w:val="000000"/>
        </w:rPr>
        <w:t>.</w:t>
      </w:r>
      <w:r>
        <w:rPr>
          <w:color w:val="000000"/>
        </w:rPr>
        <w:t xml:space="preserve"> Accordingly, the conversion rates used in our analysis are: </w:t>
      </w:r>
      <w:r w:rsidRPr="00E9313B">
        <w:rPr>
          <w:color w:val="000000"/>
        </w:rPr>
        <w:t>Fish, Seafood - aggregate</w:t>
      </w:r>
      <w:r>
        <w:rPr>
          <w:color w:val="000000"/>
        </w:rPr>
        <w:t xml:space="preserve"> (0.74), </w:t>
      </w:r>
      <w:r w:rsidRPr="00E9313B">
        <w:rPr>
          <w:color w:val="000000"/>
        </w:rPr>
        <w:t>Freshwater Fish</w:t>
      </w:r>
      <w:r>
        <w:rPr>
          <w:color w:val="000000"/>
        </w:rPr>
        <w:t xml:space="preserve"> (0.87), </w:t>
      </w:r>
      <w:r w:rsidRPr="00E9313B">
        <w:rPr>
          <w:color w:val="000000"/>
        </w:rPr>
        <w:t>Demersal Fish</w:t>
      </w:r>
      <w:r>
        <w:rPr>
          <w:color w:val="000000"/>
        </w:rPr>
        <w:t xml:space="preserve"> (0.87), </w:t>
      </w:r>
      <w:r w:rsidRPr="00E9313B">
        <w:rPr>
          <w:color w:val="000000"/>
        </w:rPr>
        <w:t>Pelagic Fish</w:t>
      </w:r>
      <w:r>
        <w:rPr>
          <w:color w:val="000000"/>
        </w:rPr>
        <w:t xml:space="preserve"> (0.87), </w:t>
      </w:r>
      <w:r w:rsidRPr="00E9313B">
        <w:rPr>
          <w:color w:val="000000"/>
        </w:rPr>
        <w:t>Marine Fish, Other</w:t>
      </w:r>
      <w:r>
        <w:rPr>
          <w:color w:val="000000"/>
        </w:rPr>
        <w:t xml:space="preserve"> (0.87), </w:t>
      </w:r>
      <w:r w:rsidRPr="00E9313B">
        <w:rPr>
          <w:color w:val="000000"/>
        </w:rPr>
        <w:t>Crustaceans</w:t>
      </w:r>
      <w:r>
        <w:rPr>
          <w:color w:val="000000"/>
        </w:rPr>
        <w:t xml:space="preserve"> (0.37), </w:t>
      </w:r>
      <w:r w:rsidRPr="00E9313B">
        <w:rPr>
          <w:color w:val="000000"/>
        </w:rPr>
        <w:t>Cephalopods</w:t>
      </w:r>
      <w:r>
        <w:rPr>
          <w:color w:val="000000"/>
        </w:rPr>
        <w:t xml:space="preserve"> (0.70), Bivalves (</w:t>
      </w:r>
      <w:proofErr w:type="spellStart"/>
      <w:r>
        <w:rPr>
          <w:color w:val="000000"/>
        </w:rPr>
        <w:t>m</w:t>
      </w:r>
      <w:r w:rsidRPr="00E9313B">
        <w:rPr>
          <w:color w:val="000000"/>
        </w:rPr>
        <w:t>olluscs</w:t>
      </w:r>
      <w:proofErr w:type="spellEnd"/>
      <w:r w:rsidRPr="00E9313B">
        <w:rPr>
          <w:color w:val="000000"/>
        </w:rPr>
        <w:t xml:space="preserve">, </w:t>
      </w:r>
      <w:r>
        <w:rPr>
          <w:color w:val="000000"/>
        </w:rPr>
        <w:t>o</w:t>
      </w:r>
      <w:r w:rsidRPr="00E9313B">
        <w:rPr>
          <w:color w:val="000000"/>
        </w:rPr>
        <w:t>ther</w:t>
      </w:r>
      <w:r>
        <w:rPr>
          <w:color w:val="000000"/>
        </w:rPr>
        <w:t>) (0.17).</w:t>
      </w:r>
      <w:r>
        <w:rPr>
          <w:color w:val="000000" w:themeColor="text1"/>
        </w:rPr>
        <w:t xml:space="preserve"> </w:t>
      </w:r>
    </w:p>
    <w:p w14:paraId="63519A32" w14:textId="77777777" w:rsidR="00503322" w:rsidRDefault="00503322" w:rsidP="00503322">
      <w:pPr>
        <w:spacing w:line="480" w:lineRule="auto"/>
        <w:jc w:val="both"/>
        <w:rPr>
          <w:i/>
          <w:iCs/>
          <w:color w:val="000000"/>
        </w:rPr>
      </w:pPr>
    </w:p>
    <w:p w14:paraId="4C955E29" w14:textId="77777777" w:rsidR="00503322" w:rsidRPr="00C94649" w:rsidRDefault="00503322" w:rsidP="00503322">
      <w:pPr>
        <w:spacing w:line="480" w:lineRule="auto"/>
        <w:jc w:val="both"/>
      </w:pPr>
      <w:r w:rsidRPr="00E9313B">
        <w:rPr>
          <w:i/>
          <w:iCs/>
          <w:color w:val="000000"/>
        </w:rPr>
        <w:t>Historical consumptio</w:t>
      </w:r>
      <w:r>
        <w:rPr>
          <w:i/>
          <w:iCs/>
          <w:color w:val="000000"/>
        </w:rPr>
        <w:t>n of aquatic foods by region and selected countries</w:t>
      </w:r>
    </w:p>
    <w:p w14:paraId="194A22B7" w14:textId="44DA6E43" w:rsidR="00503322" w:rsidRPr="008B2F75" w:rsidRDefault="00503322" w:rsidP="00503322">
      <w:pPr>
        <w:spacing w:line="480" w:lineRule="auto"/>
        <w:jc w:val="both"/>
      </w:pPr>
      <w:r>
        <w:rPr>
          <w:color w:val="000000"/>
        </w:rPr>
        <w:t xml:space="preserve">The regional analyses </w:t>
      </w:r>
      <w:ins w:id="117" w:author="Ling" w:date="2021-05-20T12:59:00Z">
        <w:r w:rsidR="00A50637">
          <w:rPr>
            <w:color w:val="000000"/>
          </w:rPr>
          <w:t xml:space="preserve">of </w:t>
        </w:r>
      </w:ins>
      <w:r>
        <w:rPr>
          <w:color w:val="000000"/>
        </w:rPr>
        <w:t xml:space="preserve">fish demand and trade focus on five regions that constitute 99% of global live-weight fish consumption based on FAO Food Balance Sheet data: Asia, Africa, South America, North America, and Europe. We explore historical per capita consumption for seven fish species groups, measured in edible weight, for the top two fish consuming countries in each region (calculated by per capita consumption times population size): China, India, Ghana, Nigeria, Peru, Brazil, U.S., Mexico, Spain, and France. </w:t>
      </w:r>
      <w:r>
        <w:t>I</w:t>
      </w:r>
      <w:r w:rsidRPr="00E30B3C">
        <w:t>nternational</w:t>
      </w:r>
      <w:r>
        <w:t xml:space="preserve"> </w:t>
      </w:r>
      <w:r w:rsidRPr="00E30B3C">
        <w:t xml:space="preserve">trade of all fish </w:t>
      </w:r>
      <w:r>
        <w:t xml:space="preserve">is disaggregated by the </w:t>
      </w:r>
      <w:r w:rsidRPr="00E30B3C">
        <w:t>seven specific fish species</w:t>
      </w:r>
      <w:r>
        <w:t xml:space="preserve"> groups</w:t>
      </w:r>
      <w:r w:rsidRPr="00E30B3C">
        <w:t xml:space="preserve"> used in direct human consumption (</w:t>
      </w:r>
      <w:r>
        <w:t>Mt,</w:t>
      </w:r>
      <w:r w:rsidRPr="00E30B3C">
        <w:t xml:space="preserve"> live weight equivalent), for </w:t>
      </w:r>
      <w:r>
        <w:t xml:space="preserve">these ten </w:t>
      </w:r>
      <w:r w:rsidRPr="00E30B3C">
        <w:t>countries</w:t>
      </w:r>
      <w:r>
        <w:t xml:space="preserve"> in</w:t>
      </w:r>
      <w:r w:rsidRPr="00E30B3C">
        <w:t xml:space="preserve"> 2016. The </w:t>
      </w:r>
      <w:r w:rsidRPr="00C71074">
        <w:t xml:space="preserve">fish trade data were drawn from </w:t>
      </w:r>
      <w:r w:rsidRPr="00C71074">
        <w:rPr>
          <w:color w:val="000000"/>
        </w:rPr>
        <w:t>FAO Food Balance Sheets</w:t>
      </w:r>
      <w:r>
        <w:rPr>
          <w:color w:val="000000"/>
        </w:rPr>
        <w:t xml:space="preserve"> </w:t>
      </w:r>
      <w:r w:rsidRPr="00C71074">
        <w:rPr>
          <w:color w:val="000000"/>
        </w:rPr>
        <w:t>and were assessed based</w:t>
      </w:r>
      <w:r w:rsidRPr="00C71074">
        <w:t xml:space="preserve"> on individual country’s fish trade</w:t>
      </w:r>
      <w:del w:id="118" w:author="Ling" w:date="2021-05-20T12:59:00Z">
        <w:r w:rsidRPr="00C71074" w:rsidDel="00A50637">
          <w:delText>-</w:delText>
        </w:r>
      </w:del>
      <w:ins w:id="119" w:author="Ling" w:date="2021-05-20T12:59:00Z">
        <w:r w:rsidR="00A50637">
          <w:t xml:space="preserve"> </w:t>
        </w:r>
      </w:ins>
      <w:r w:rsidRPr="00C71074">
        <w:t>balance</w:t>
      </w:r>
      <w:r>
        <w:t>, excluding re-export and re-import data</w:t>
      </w:r>
      <w:r w:rsidRPr="00C71074">
        <w:t>.</w:t>
      </w:r>
    </w:p>
    <w:p w14:paraId="4C227576" w14:textId="43948711" w:rsidR="00503322" w:rsidRPr="00CB0CCC" w:rsidRDefault="00503322" w:rsidP="00503322">
      <w:pPr>
        <w:spacing w:line="480" w:lineRule="auto"/>
        <w:jc w:val="both"/>
        <w:rPr>
          <w:color w:val="000000" w:themeColor="text1"/>
        </w:rPr>
      </w:pPr>
      <w:r>
        <w:rPr>
          <w:color w:val="000000"/>
        </w:rPr>
        <w:tab/>
        <w:t>To analyze the relationship between per capita income growth and fish consumption within the four selected case studies (</w:t>
      </w:r>
      <w:r w:rsidRPr="00E30B3C">
        <w:rPr>
          <w:color w:val="000000"/>
        </w:rPr>
        <w:t>China,</w:t>
      </w:r>
      <w:r>
        <w:rPr>
          <w:color w:val="000000"/>
        </w:rPr>
        <w:t xml:space="preserve"> </w:t>
      </w:r>
      <w:r w:rsidRPr="00E30B3C">
        <w:rPr>
          <w:color w:val="000000"/>
        </w:rPr>
        <w:t>India, Nigeria, and Chile</w:t>
      </w:r>
      <w:r>
        <w:rPr>
          <w:color w:val="000000"/>
        </w:rPr>
        <w:t xml:space="preserve">), historical GDP per capita growth from the World Bank are normalized and compared to normalized per capita fish consumption </w:t>
      </w:r>
      <w:r>
        <w:rPr>
          <w:color w:val="000000"/>
        </w:rPr>
        <w:lastRenderedPageBreak/>
        <w:t>(live weight) from the FAO from 1995-2015</w:t>
      </w:r>
      <w:r w:rsidRPr="00E30B3C">
        <w:rPr>
          <w:color w:val="000000"/>
        </w:rPr>
        <w:t xml:space="preserve">. In this case, the normalization is across the 1995-2015 data within </w:t>
      </w:r>
      <w:r>
        <w:rPr>
          <w:color w:val="000000"/>
        </w:rPr>
        <w:t>each</w:t>
      </w:r>
      <w:r w:rsidRPr="00E30B3C">
        <w:rPr>
          <w:color w:val="000000"/>
        </w:rPr>
        <w:t xml:space="preserve"> country</w:t>
      </w:r>
      <w:r w:rsidRPr="00347824">
        <w:rPr>
          <w:color w:val="000000" w:themeColor="text1"/>
        </w:rPr>
        <w:t xml:space="preserve">. </w:t>
      </w:r>
    </w:p>
    <w:p w14:paraId="6101056F" w14:textId="77777777" w:rsidR="00503322" w:rsidRDefault="00503322" w:rsidP="00503322">
      <w:pPr>
        <w:spacing w:line="480" w:lineRule="auto"/>
        <w:jc w:val="both"/>
        <w:rPr>
          <w:i/>
          <w:iCs/>
          <w:color w:val="000000"/>
        </w:rPr>
      </w:pPr>
    </w:p>
    <w:p w14:paraId="7F3A5DCB" w14:textId="77777777" w:rsidR="00503322" w:rsidRDefault="00503322" w:rsidP="00503322">
      <w:pPr>
        <w:spacing w:line="480" w:lineRule="auto"/>
        <w:jc w:val="both"/>
        <w:rPr>
          <w:i/>
          <w:iCs/>
          <w:color w:val="000000"/>
        </w:rPr>
      </w:pPr>
      <w:r w:rsidRPr="00C71074">
        <w:rPr>
          <w:i/>
          <w:iCs/>
          <w:color w:val="000000"/>
        </w:rPr>
        <w:t>Predicted Demand to 2050</w:t>
      </w:r>
    </w:p>
    <w:p w14:paraId="7D2D3937" w14:textId="77777777" w:rsidR="00503322" w:rsidRPr="00D05813" w:rsidRDefault="00503322" w:rsidP="00503322">
      <w:pPr>
        <w:spacing w:line="480" w:lineRule="auto"/>
        <w:jc w:val="both"/>
      </w:pPr>
      <w:r>
        <w:rPr>
          <w:color w:val="000000"/>
        </w:rPr>
        <w:t>P</w:t>
      </w:r>
      <w:r w:rsidRPr="00D05813">
        <w:rPr>
          <w:color w:val="000000"/>
        </w:rPr>
        <w:t xml:space="preserve">redicted demand </w:t>
      </w:r>
      <w:r>
        <w:rPr>
          <w:color w:val="000000"/>
        </w:rPr>
        <w:t>from previous studies are commonly</w:t>
      </w:r>
      <w:r w:rsidRPr="00D05813">
        <w:rPr>
          <w:color w:val="000000"/>
        </w:rPr>
        <w:t xml:space="preserve"> drawn from a demand-supply equilibrium model</w:t>
      </w:r>
      <w:r w:rsidRPr="00AA136A">
        <w:rPr>
          <w:noProof/>
          <w:color w:val="000000"/>
          <w:vertAlign w:val="superscript"/>
        </w:rPr>
        <w:t>5,80,81</w:t>
      </w:r>
      <w:r w:rsidRPr="00D05813">
        <w:rPr>
          <w:color w:val="000000"/>
        </w:rPr>
        <w:t xml:space="preserve">. This paper, </w:t>
      </w:r>
      <w:r>
        <w:rPr>
          <w:color w:val="000000"/>
        </w:rPr>
        <w:t>by contrast</w:t>
      </w:r>
      <w:r w:rsidRPr="00D05813">
        <w:rPr>
          <w:color w:val="000000"/>
        </w:rPr>
        <w:t>, focuses on the demand side only and uses current species-group consumption</w:t>
      </w:r>
      <w:r w:rsidRPr="00AA136A">
        <w:rPr>
          <w:noProof/>
          <w:color w:val="000000"/>
          <w:vertAlign w:val="superscript"/>
        </w:rPr>
        <w:t>82</w:t>
      </w:r>
      <w:r w:rsidRPr="00D05813">
        <w:rPr>
          <w:color w:val="000000"/>
        </w:rPr>
        <w:t>, population</w:t>
      </w:r>
      <w:r w:rsidRPr="00C71074">
        <w:rPr>
          <w:color w:val="000000"/>
        </w:rPr>
        <w:t xml:space="preserve"> growth</w:t>
      </w:r>
      <w:r w:rsidRPr="00AA136A">
        <w:rPr>
          <w:noProof/>
          <w:color w:val="000000"/>
          <w:vertAlign w:val="superscript"/>
        </w:rPr>
        <w:t>83</w:t>
      </w:r>
      <w:r>
        <w:rPr>
          <w:color w:val="000000"/>
        </w:rPr>
        <w:t>,</w:t>
      </w:r>
      <w:r w:rsidRPr="00C71074">
        <w:rPr>
          <w:color w:val="000000"/>
        </w:rPr>
        <w:t xml:space="preserve"> predicted GDP PPP per capita growth inclusive of recent estimates of COVID-19 impacts</w:t>
      </w:r>
      <w:r w:rsidRPr="00AA136A">
        <w:rPr>
          <w:noProof/>
          <w:color w:val="000000"/>
          <w:vertAlign w:val="superscript"/>
        </w:rPr>
        <w:t>84-86</w:t>
      </w:r>
      <w:r w:rsidRPr="00C71074">
        <w:rPr>
          <w:color w:val="000000"/>
        </w:rPr>
        <w:t>, and income elasticities</w:t>
      </w:r>
      <w:r w:rsidRPr="00AA136A">
        <w:rPr>
          <w:noProof/>
          <w:color w:val="000000"/>
          <w:vertAlign w:val="superscript"/>
        </w:rPr>
        <w:t>25</w:t>
      </w:r>
      <w:r w:rsidRPr="00D05813">
        <w:rPr>
          <w:color w:val="000000"/>
          <w:vertAlign w:val="superscript"/>
        </w:rPr>
        <w:t>,</w:t>
      </w:r>
      <w:r w:rsidRPr="00B51DD6">
        <w:rPr>
          <w:noProof/>
          <w:color w:val="000000"/>
          <w:vertAlign w:val="superscript"/>
        </w:rPr>
        <w:t>19</w:t>
      </w:r>
      <w:r>
        <w:rPr>
          <w:color w:val="000000"/>
        </w:rPr>
        <w:t>. Real prices are held constant, assuming that supply and demand equilibrate over time.</w:t>
      </w:r>
    </w:p>
    <w:p w14:paraId="4AF8F894" w14:textId="77777777" w:rsidR="00503322" w:rsidRPr="00D059BA" w:rsidRDefault="00503322" w:rsidP="00503322">
      <w:pPr>
        <w:spacing w:line="480" w:lineRule="auto"/>
        <w:jc w:val="both"/>
        <w:rPr>
          <w:color w:val="222222"/>
        </w:rPr>
      </w:pPr>
      <w:r>
        <w:rPr>
          <w:color w:val="222222"/>
        </w:rPr>
        <w:tab/>
        <w:t>T</w:t>
      </w:r>
      <w:r w:rsidRPr="00D059BA">
        <w:rPr>
          <w:color w:val="222222"/>
        </w:rPr>
        <w:t>o highlight the composition of blue foods and predicted consumption within countries and to retain global comparisons, the model is built for</w:t>
      </w:r>
      <w:r>
        <w:rPr>
          <w:color w:val="222222"/>
        </w:rPr>
        <w:t xml:space="preserve"> the selected 10 countries</w:t>
      </w:r>
      <w:r w:rsidRPr="00D059BA">
        <w:rPr>
          <w:color w:val="222222"/>
        </w:rPr>
        <w:t xml:space="preserve">. </w:t>
      </w:r>
    </w:p>
    <w:p w14:paraId="4C651A82" w14:textId="77777777" w:rsidR="00503322" w:rsidRDefault="00503322" w:rsidP="00503322">
      <w:pPr>
        <w:spacing w:line="480" w:lineRule="auto"/>
        <w:jc w:val="both"/>
        <w:rPr>
          <w:color w:val="222222"/>
        </w:rPr>
      </w:pPr>
      <w:r>
        <w:rPr>
          <w:color w:val="222222"/>
        </w:rPr>
        <w:tab/>
      </w:r>
      <w:commentRangeStart w:id="120"/>
      <w:r w:rsidRPr="00D059BA">
        <w:rPr>
          <w:color w:val="222222"/>
        </w:rPr>
        <w:t>Since</w:t>
      </w:r>
      <w:commentRangeEnd w:id="120"/>
      <w:r w:rsidR="00420E13">
        <w:rPr>
          <w:rStyle w:val="CommentReference"/>
          <w:rFonts w:asciiTheme="minorHAnsi" w:eastAsiaTheme="minorEastAsia" w:hAnsiTheme="minorHAnsi" w:cstheme="minorBidi"/>
          <w:kern w:val="2"/>
          <w:lang w:eastAsia="zh-CN"/>
        </w:rPr>
        <w:commentReference w:id="120"/>
      </w:r>
      <w:r w:rsidRPr="00D059BA">
        <w:rPr>
          <w:color w:val="222222"/>
        </w:rPr>
        <w:t xml:space="preserve"> we are interested in exploring how non-price determinants such as income and population growths influence blue foods consumption, our model is specified as follows:</w:t>
      </w:r>
    </w:p>
    <w:p w14:paraId="5DB6D7C6" w14:textId="77777777" w:rsidR="00503322" w:rsidRDefault="00503322" w:rsidP="00503322">
      <w:pPr>
        <w:spacing w:line="480" w:lineRule="auto"/>
        <w:jc w:val="both"/>
        <w:rPr>
          <w:color w:val="222222"/>
        </w:rPr>
      </w:pPr>
    </w:p>
    <w:p w14:paraId="4A80AC02" w14:textId="77777777" w:rsidR="00503322" w:rsidRPr="00E54C37" w:rsidRDefault="00214D92" w:rsidP="00503322">
      <w:pPr>
        <w:spacing w:line="480" w:lineRule="auto"/>
        <w:jc w:val="both"/>
      </w:pPr>
      <m:oMathPara>
        <m:oMath>
          <m:sSub>
            <m:sSubPr>
              <m:ctrlPr>
                <w:ins w:id="121" w:author="Ling" w:date="2021-05-20T10:20:00Z">
                  <w:rPr>
                    <w:rFonts w:ascii="Cambria Math" w:hAnsi="Cambria Math"/>
                    <w:i/>
                  </w:rPr>
                </w:ins>
              </m:ctrlPr>
            </m:sSubPr>
            <m:e>
              <m:r>
                <w:rPr>
                  <w:rFonts w:ascii="Cambria Math" w:hAnsi="Cambria Math"/>
                </w:rPr>
                <m:t>C</m:t>
              </m:r>
            </m:e>
            <m:sub>
              <m:r>
                <w:rPr>
                  <w:rFonts w:ascii="Cambria Math" w:hAnsi="Cambria Math"/>
                </w:rPr>
                <m:t>ist+1</m:t>
              </m:r>
            </m:sub>
          </m:sSub>
          <m:r>
            <w:rPr>
              <w:rFonts w:ascii="Cambria Math" w:hAnsi="Cambria Math"/>
            </w:rPr>
            <m:t xml:space="preserve">= </m:t>
          </m:r>
          <m:sSub>
            <m:sSubPr>
              <m:ctrlPr>
                <w:ins w:id="122" w:author="Ling" w:date="2021-05-20T10:20:00Z">
                  <w:rPr>
                    <w:rFonts w:ascii="Cambria Math" w:hAnsi="Cambria Math"/>
                    <w:i/>
                  </w:rPr>
                </w:ins>
              </m:ctrlPr>
            </m:sSubPr>
            <m:e>
              <m:r>
                <w:rPr>
                  <w:rFonts w:ascii="Cambria Math" w:hAnsi="Cambria Math"/>
                </w:rPr>
                <m:t>C</m:t>
              </m:r>
            </m:e>
            <m:sub>
              <m:r>
                <w:rPr>
                  <w:rFonts w:ascii="Cambria Math" w:hAnsi="Cambria Math"/>
                </w:rPr>
                <m:t>ist</m:t>
              </m:r>
            </m:sub>
          </m:sSub>
          <w:bookmarkStart w:id="123" w:name="_GoBack"/>
          <w:bookmarkEnd w:id="123"/>
          <m:r>
            <w:del w:id="124" w:author="Jessica Gephart" w:date="2021-05-19T21:08:00Z">
              <w:rPr>
                <w:rFonts w:ascii="Cambria Math" w:hAnsi="Cambria Math"/>
              </w:rPr>
              <m:t>×</m:t>
            </w:del>
          </m:r>
          <m:d>
            <m:dPr>
              <m:ctrlPr>
                <w:ins w:id="125" w:author="Ling" w:date="2021-05-20T10:20:00Z">
                  <w:rPr>
                    <w:rFonts w:ascii="Cambria Math" w:hAnsi="Cambria Math"/>
                    <w:i/>
                  </w:rPr>
                </w:ins>
              </m:ctrlPr>
            </m:dPr>
            <m:e>
              <m:f>
                <m:fPr>
                  <m:ctrlPr>
                    <w:ins w:id="126" w:author="Ling" w:date="2021-05-20T10:20:00Z">
                      <w:rPr>
                        <w:rFonts w:ascii="Cambria Math" w:hAnsi="Cambria Math"/>
                        <w:i/>
                      </w:rPr>
                    </w:ins>
                  </m:ctrlPr>
                </m:fPr>
                <m:num>
                  <m:sSub>
                    <m:sSubPr>
                      <m:ctrlPr>
                        <w:ins w:id="127" w:author="Ling" w:date="2021-05-20T10:20:00Z">
                          <w:rPr>
                            <w:rFonts w:ascii="Cambria Math" w:hAnsi="Cambria Math"/>
                            <w:i/>
                          </w:rPr>
                        </w:ins>
                      </m:ctrlPr>
                    </m:sSubPr>
                    <m:e>
                      <m:r>
                        <w:rPr>
                          <w:rFonts w:ascii="Cambria Math" w:hAnsi="Cambria Math"/>
                        </w:rPr>
                        <m:t>Y</m:t>
                      </m:r>
                    </m:e>
                    <m:sub>
                      <m:r>
                        <w:rPr>
                          <w:rFonts w:ascii="Cambria Math" w:hAnsi="Cambria Math"/>
                        </w:rPr>
                        <m:t>it+1</m:t>
                      </m:r>
                    </m:sub>
                  </m:sSub>
                </m:num>
                <m:den>
                  <m:sSub>
                    <m:sSubPr>
                      <m:ctrlPr>
                        <w:ins w:id="128" w:author="Ling" w:date="2021-05-20T10:20:00Z">
                          <w:rPr>
                            <w:rFonts w:ascii="Cambria Math" w:hAnsi="Cambria Math"/>
                            <w:i/>
                          </w:rPr>
                        </w:ins>
                      </m:ctrlPr>
                    </m:sSubPr>
                    <m:e>
                      <m:r>
                        <w:rPr>
                          <w:rFonts w:ascii="Cambria Math" w:hAnsi="Cambria Math"/>
                        </w:rPr>
                        <m:t>Y</m:t>
                      </m:r>
                    </m:e>
                    <m:sub>
                      <m:r>
                        <w:rPr>
                          <w:rFonts w:ascii="Cambria Math" w:hAnsi="Cambria Math"/>
                        </w:rPr>
                        <m:t>it</m:t>
                      </m:r>
                    </m:sub>
                  </m:sSub>
                </m:den>
              </m:f>
            </m:e>
          </m:d>
          <w:commentRangeStart w:id="129"/>
          <m:r>
            <w:rPr>
              <w:rFonts w:ascii="Cambria Math" w:hAnsi="Cambria Math"/>
            </w:rPr>
            <m:t>×1</m:t>
          </m:r>
          <w:commentRangeEnd w:id="129"/>
          <m:r>
            <m:rPr>
              <m:sty m:val="p"/>
            </m:rPr>
            <w:rPr>
              <w:rStyle w:val="CommentReference"/>
              <w:rFonts w:asciiTheme="minorHAnsi" w:eastAsiaTheme="minorEastAsia" w:hAnsiTheme="minorHAnsi" w:cstheme="minorBidi"/>
              <w:kern w:val="2"/>
              <w:lang w:eastAsia="zh-CN"/>
            </w:rPr>
            <w:commentReference w:id="129"/>
          </m:r>
          <m:r>
            <w:rPr>
              <w:rFonts w:ascii="Cambria Math" w:hAnsi="Cambria Math"/>
            </w:rPr>
            <m:t>+</m:t>
          </m:r>
          <m:sSub>
            <m:sSubPr>
              <m:ctrlPr>
                <w:ins w:id="130" w:author="Ling" w:date="2021-05-20T10:20:00Z">
                  <w:rPr>
                    <w:rFonts w:ascii="Cambria Math" w:hAnsi="Cambria Math"/>
                    <w:i/>
                  </w:rPr>
                </w:ins>
              </m:ctrlPr>
            </m:sSubPr>
            <m:e>
              <m:r>
                <w:rPr>
                  <w:rFonts w:ascii="Cambria Math" w:hAnsi="Cambria Math"/>
                </w:rPr>
                <m:t>ε</m:t>
              </m:r>
            </m:e>
            <m:sub>
              <m:r>
                <w:rPr>
                  <w:rFonts w:ascii="Cambria Math" w:hAnsi="Cambria Math"/>
                </w:rPr>
                <m:t>ist</m:t>
              </m:r>
            </m:sub>
          </m:sSub>
          <m:r>
            <w:del w:id="131" w:author="Jessica Gephart" w:date="2021-05-19T21:08:00Z">
              <w:rPr>
                <w:rFonts w:ascii="Cambria Math" w:hAnsi="Cambria Math"/>
              </w:rPr>
              <m:t>×</m:t>
            </w:del>
          </m:r>
          <m:d>
            <m:dPr>
              <m:ctrlPr>
                <w:ins w:id="132" w:author="Ling" w:date="2021-05-20T10:20:00Z">
                  <w:rPr>
                    <w:rFonts w:ascii="Cambria Math" w:hAnsi="Cambria Math"/>
                    <w:i/>
                  </w:rPr>
                </w:ins>
              </m:ctrlPr>
            </m:dPr>
            <m:e>
              <m:f>
                <m:fPr>
                  <m:ctrlPr>
                    <w:ins w:id="133" w:author="Ling" w:date="2021-05-20T10:20:00Z">
                      <w:rPr>
                        <w:rFonts w:ascii="Cambria Math" w:hAnsi="Cambria Math"/>
                        <w:i/>
                      </w:rPr>
                    </w:ins>
                  </m:ctrlPr>
                </m:fPr>
                <m:num>
                  <m:sSub>
                    <m:sSubPr>
                      <m:ctrlPr>
                        <w:ins w:id="134" w:author="Ling" w:date="2021-05-20T10:20:00Z">
                          <w:rPr>
                            <w:rFonts w:ascii="Cambria Math" w:hAnsi="Cambria Math"/>
                            <w:i/>
                          </w:rPr>
                        </w:ins>
                      </m:ctrlPr>
                    </m:sSubPr>
                    <m:e>
                      <m:r>
                        <w:rPr>
                          <w:rFonts w:ascii="Cambria Math" w:hAnsi="Cambria Math"/>
                        </w:rPr>
                        <m:t>G</m:t>
                      </m:r>
                    </m:e>
                    <m:sub>
                      <m:r>
                        <w:rPr>
                          <w:rFonts w:ascii="Cambria Math" w:hAnsi="Cambria Math"/>
                        </w:rPr>
                        <m:t>it+1</m:t>
                      </m:r>
                    </m:sub>
                  </m:sSub>
                  <m:r>
                    <w:rPr>
                      <w:rFonts w:ascii="Cambria Math" w:hAnsi="Cambria Math"/>
                    </w:rPr>
                    <m:t>-</m:t>
                  </m:r>
                  <m:sSub>
                    <m:sSubPr>
                      <m:ctrlPr>
                        <w:ins w:id="135" w:author="Ling" w:date="2021-05-20T10:20:00Z">
                          <w:rPr>
                            <w:rFonts w:ascii="Cambria Math" w:hAnsi="Cambria Math"/>
                            <w:i/>
                          </w:rPr>
                        </w:ins>
                      </m:ctrlPr>
                    </m:sSubPr>
                    <m:e>
                      <m:r>
                        <w:rPr>
                          <w:rFonts w:ascii="Cambria Math" w:hAnsi="Cambria Math"/>
                        </w:rPr>
                        <m:t>G</m:t>
                      </m:r>
                    </m:e>
                    <m:sub>
                      <m:r>
                        <w:rPr>
                          <w:rFonts w:ascii="Cambria Math" w:hAnsi="Cambria Math"/>
                        </w:rPr>
                        <m:t>it</m:t>
                      </m:r>
                    </m:sub>
                  </m:sSub>
                </m:num>
                <m:den>
                  <m:sSub>
                    <m:sSubPr>
                      <m:ctrlPr>
                        <w:ins w:id="136" w:author="Ling" w:date="2021-05-20T10:20:00Z">
                          <w:rPr>
                            <w:rFonts w:ascii="Cambria Math" w:hAnsi="Cambria Math"/>
                            <w:i/>
                          </w:rPr>
                        </w:ins>
                      </m:ctrlPr>
                    </m:sSubPr>
                    <m:e>
                      <m:r>
                        <w:rPr>
                          <w:rFonts w:ascii="Cambria Math" w:hAnsi="Cambria Math"/>
                        </w:rPr>
                        <m:t>G</m:t>
                      </m:r>
                    </m:e>
                    <m:sub>
                      <m:r>
                        <w:rPr>
                          <w:rFonts w:ascii="Cambria Math" w:hAnsi="Cambria Math"/>
                        </w:rPr>
                        <m:t>it</m:t>
                      </m:r>
                    </m:sub>
                  </m:sSub>
                </m:den>
              </m:f>
            </m:e>
          </m:d>
        </m:oMath>
      </m:oMathPara>
    </w:p>
    <w:p w14:paraId="4553A3D7" w14:textId="67EF1235" w:rsidR="00503322" w:rsidRPr="00175C01" w:rsidRDefault="00503322" w:rsidP="00503322">
      <w:pPr>
        <w:spacing w:line="480" w:lineRule="auto"/>
        <w:jc w:val="both"/>
        <w:rPr>
          <w:color w:val="000000" w:themeColor="text1"/>
        </w:rPr>
      </w:pPr>
      <w:r>
        <w:t xml:space="preserve">Where </w:t>
      </w:r>
      <m:oMath>
        <m:sSub>
          <m:sSubPr>
            <m:ctrlPr>
              <w:ins w:id="137" w:author="Ling" w:date="2021-05-20T10:20:00Z">
                <w:rPr>
                  <w:rFonts w:ascii="Cambria Math" w:hAnsi="Cambria Math"/>
                  <w:i/>
                </w:rPr>
              </w:ins>
            </m:ctrlPr>
          </m:sSubPr>
          <m:e>
            <m:r>
              <w:rPr>
                <w:rFonts w:ascii="Cambria Math" w:hAnsi="Cambria Math"/>
              </w:rPr>
              <m:t>C</m:t>
            </m:r>
          </m:e>
          <m:sub>
            <m:r>
              <w:rPr>
                <w:rFonts w:ascii="Cambria Math" w:hAnsi="Cambria Math"/>
              </w:rPr>
              <m:t>ist+1</m:t>
            </m:r>
          </m:sub>
        </m:sSub>
      </m:oMath>
      <w:r>
        <w:t xml:space="preserve">, consumption in country </w:t>
      </w:r>
      <w:proofErr w:type="spellStart"/>
      <w:r>
        <w:rPr>
          <w:i/>
        </w:rPr>
        <w:t>i</w:t>
      </w:r>
      <w:proofErr w:type="spellEnd"/>
      <w:r>
        <w:rPr>
          <w:i/>
        </w:rPr>
        <w:t xml:space="preserve"> </w:t>
      </w:r>
      <w:r>
        <w:t xml:space="preserve">for species </w:t>
      </w:r>
      <w:r>
        <w:rPr>
          <w:i/>
        </w:rPr>
        <w:t xml:space="preserve">s </w:t>
      </w:r>
      <w:r>
        <w:t xml:space="preserve">in time period </w:t>
      </w:r>
      <w:r>
        <w:rPr>
          <w:i/>
        </w:rPr>
        <w:t>t+1</w:t>
      </w:r>
      <w:r>
        <w:t xml:space="preserve">, is based on consumption for the species in the previous time period, population growth </w:t>
      </w:r>
      <m:oMath>
        <m:d>
          <m:dPr>
            <m:ctrlPr>
              <w:ins w:id="138" w:author="Ling" w:date="2021-05-20T10:20:00Z">
                <w:rPr>
                  <w:rFonts w:ascii="Cambria Math" w:hAnsi="Cambria Math"/>
                  <w:i/>
                </w:rPr>
              </w:ins>
            </m:ctrlPr>
          </m:dPr>
          <m:e>
            <m:f>
              <m:fPr>
                <m:ctrlPr>
                  <w:ins w:id="139" w:author="Ling" w:date="2021-05-20T10:20:00Z">
                    <w:rPr>
                      <w:rFonts w:ascii="Cambria Math" w:hAnsi="Cambria Math"/>
                      <w:i/>
                    </w:rPr>
                  </w:ins>
                </m:ctrlPr>
              </m:fPr>
              <m:num>
                <m:sSub>
                  <m:sSubPr>
                    <m:ctrlPr>
                      <w:ins w:id="140" w:author="Ling" w:date="2021-05-20T10:20:00Z">
                        <w:rPr>
                          <w:rFonts w:ascii="Cambria Math" w:hAnsi="Cambria Math"/>
                          <w:i/>
                        </w:rPr>
                      </w:ins>
                    </m:ctrlPr>
                  </m:sSubPr>
                  <m:e>
                    <m:r>
                      <w:rPr>
                        <w:rFonts w:ascii="Cambria Math" w:hAnsi="Cambria Math"/>
                      </w:rPr>
                      <m:t>Y</m:t>
                    </m:r>
                  </m:e>
                  <m:sub>
                    <m:r>
                      <w:rPr>
                        <w:rFonts w:ascii="Cambria Math" w:hAnsi="Cambria Math"/>
                      </w:rPr>
                      <m:t>it+1</m:t>
                    </m:r>
                  </m:sub>
                </m:sSub>
              </m:num>
              <m:den>
                <m:sSub>
                  <m:sSubPr>
                    <m:ctrlPr>
                      <w:ins w:id="141" w:author="Ling" w:date="2021-05-20T10:20:00Z">
                        <w:rPr>
                          <w:rFonts w:ascii="Cambria Math" w:hAnsi="Cambria Math"/>
                          <w:i/>
                        </w:rPr>
                      </w:ins>
                    </m:ctrlPr>
                  </m:sSubPr>
                  <m:e>
                    <m:r>
                      <w:rPr>
                        <w:rFonts w:ascii="Cambria Math" w:hAnsi="Cambria Math"/>
                      </w:rPr>
                      <m:t>Y</m:t>
                    </m:r>
                  </m:e>
                  <m:sub>
                    <m:r>
                      <w:rPr>
                        <w:rFonts w:ascii="Cambria Math" w:hAnsi="Cambria Math"/>
                      </w:rPr>
                      <m:t>it</m:t>
                    </m:r>
                  </m:sub>
                </m:sSub>
              </m:den>
            </m:f>
          </m:e>
        </m:d>
      </m:oMath>
      <w:r>
        <w:t xml:space="preserve"> and income growth </w:t>
      </w:r>
      <m:oMath>
        <m:d>
          <m:dPr>
            <m:ctrlPr>
              <w:ins w:id="142" w:author="Ling" w:date="2021-05-20T10:20:00Z">
                <w:rPr>
                  <w:rFonts w:ascii="Cambria Math" w:hAnsi="Cambria Math"/>
                  <w:i/>
                </w:rPr>
              </w:ins>
            </m:ctrlPr>
          </m:dPr>
          <m:e>
            <m:f>
              <m:fPr>
                <m:ctrlPr>
                  <w:ins w:id="143" w:author="Ling" w:date="2021-05-20T10:20:00Z">
                    <w:rPr>
                      <w:rFonts w:ascii="Cambria Math" w:hAnsi="Cambria Math"/>
                      <w:i/>
                    </w:rPr>
                  </w:ins>
                </m:ctrlPr>
              </m:fPr>
              <m:num>
                <m:sSub>
                  <m:sSubPr>
                    <m:ctrlPr>
                      <w:ins w:id="144" w:author="Ling" w:date="2021-05-20T10:20:00Z">
                        <w:rPr>
                          <w:rFonts w:ascii="Cambria Math" w:hAnsi="Cambria Math"/>
                          <w:i/>
                        </w:rPr>
                      </w:ins>
                    </m:ctrlPr>
                  </m:sSubPr>
                  <m:e>
                    <m:r>
                      <w:rPr>
                        <w:rFonts w:ascii="Cambria Math" w:hAnsi="Cambria Math"/>
                      </w:rPr>
                      <m:t>G</m:t>
                    </m:r>
                  </m:e>
                  <m:sub>
                    <m:r>
                      <w:rPr>
                        <w:rFonts w:ascii="Cambria Math" w:hAnsi="Cambria Math"/>
                      </w:rPr>
                      <m:t>it+1</m:t>
                    </m:r>
                  </m:sub>
                </m:sSub>
                <m:r>
                  <w:rPr>
                    <w:rFonts w:ascii="Cambria Math" w:hAnsi="Cambria Math"/>
                  </w:rPr>
                  <m:t>-</m:t>
                </m:r>
                <m:sSub>
                  <m:sSubPr>
                    <m:ctrlPr>
                      <w:ins w:id="145" w:author="Ling" w:date="2021-05-20T10:20:00Z">
                        <w:rPr>
                          <w:rFonts w:ascii="Cambria Math" w:hAnsi="Cambria Math"/>
                          <w:i/>
                        </w:rPr>
                      </w:ins>
                    </m:ctrlPr>
                  </m:sSubPr>
                  <m:e>
                    <m:r>
                      <w:rPr>
                        <w:rFonts w:ascii="Cambria Math" w:hAnsi="Cambria Math"/>
                      </w:rPr>
                      <m:t>G</m:t>
                    </m:r>
                  </m:e>
                  <m:sub>
                    <m:r>
                      <w:rPr>
                        <w:rFonts w:ascii="Cambria Math" w:hAnsi="Cambria Math"/>
                      </w:rPr>
                      <m:t>it</m:t>
                    </m:r>
                  </m:sub>
                </m:sSub>
              </m:num>
              <m:den>
                <m:sSub>
                  <m:sSubPr>
                    <m:ctrlPr>
                      <w:ins w:id="146" w:author="Ling" w:date="2021-05-20T10:20:00Z">
                        <w:rPr>
                          <w:rFonts w:ascii="Cambria Math" w:hAnsi="Cambria Math"/>
                          <w:i/>
                        </w:rPr>
                      </w:ins>
                    </m:ctrlPr>
                  </m:sSubPr>
                  <m:e>
                    <m:r>
                      <w:rPr>
                        <w:rFonts w:ascii="Cambria Math" w:hAnsi="Cambria Math"/>
                      </w:rPr>
                      <m:t>G</m:t>
                    </m:r>
                  </m:e>
                  <m:sub>
                    <m:r>
                      <w:rPr>
                        <w:rFonts w:ascii="Cambria Math" w:hAnsi="Cambria Math"/>
                      </w:rPr>
                      <m:t>it</m:t>
                    </m:r>
                  </m:sub>
                </m:sSub>
              </m:den>
            </m:f>
          </m:e>
        </m:d>
      </m:oMath>
      <w:r>
        <w:t xml:space="preserve"> scales by the income elasticity </w:t>
      </w:r>
      <m:oMath>
        <m:sSub>
          <m:sSubPr>
            <m:ctrlPr>
              <w:ins w:id="147" w:author="Ling" w:date="2021-05-20T10:20:00Z">
                <w:rPr>
                  <w:rFonts w:ascii="Cambria Math" w:hAnsi="Cambria Math"/>
                  <w:i/>
                </w:rPr>
              </w:ins>
            </m:ctrlPr>
          </m:sSubPr>
          <m:e>
            <m:r>
              <w:rPr>
                <w:rFonts w:ascii="Cambria Math" w:hAnsi="Cambria Math"/>
              </w:rPr>
              <m:t>ε</m:t>
            </m:r>
          </m:e>
          <m:sub>
            <m:r>
              <w:rPr>
                <w:rFonts w:ascii="Cambria Math" w:hAnsi="Cambria Math"/>
              </w:rPr>
              <m:t xml:space="preserve"> </m:t>
            </m:r>
          </m:sub>
        </m:sSub>
      </m:oMath>
      <w:r>
        <w:t xml:space="preserve"> specific to the species </w:t>
      </w:r>
      <w:r>
        <w:rPr>
          <w:i/>
        </w:rPr>
        <w:t>s</w:t>
      </w:r>
      <w:r>
        <w:t xml:space="preserve"> in the country </w:t>
      </w:r>
      <w:proofErr w:type="spellStart"/>
      <w:r>
        <w:rPr>
          <w:i/>
        </w:rPr>
        <w:t>i</w:t>
      </w:r>
      <w:proofErr w:type="spellEnd"/>
      <w:r>
        <w:t xml:space="preserve"> in time period </w:t>
      </w:r>
      <w:r>
        <w:rPr>
          <w:i/>
        </w:rPr>
        <w:t xml:space="preserve">t. </w:t>
      </w:r>
      <w:r>
        <w:rPr>
          <w:color w:val="000000" w:themeColor="text1"/>
        </w:rPr>
        <w:t xml:space="preserve">Income elasticities of demand for food reflect the responsiveness of demand to changes in income and are calculated as the percent change in the quantity demanded for good </w:t>
      </w:r>
      <w:r>
        <w:rPr>
          <w:i/>
          <w:color w:val="000000" w:themeColor="text1"/>
        </w:rPr>
        <w:t>s</w:t>
      </w:r>
      <w:r>
        <w:rPr>
          <w:color w:val="000000" w:themeColor="text1"/>
        </w:rPr>
        <w:t xml:space="preserve"> divided by the percent change in income for a given time period </w:t>
      </w:r>
      <w:r>
        <w:rPr>
          <w:i/>
          <w:color w:val="000000" w:themeColor="text1"/>
        </w:rPr>
        <w:t xml:space="preserve">t </w:t>
      </w:r>
      <w:r>
        <w:rPr>
          <w:color w:val="000000" w:themeColor="text1"/>
        </w:rPr>
        <w:t>and consumer population</w:t>
      </w:r>
      <w:r w:rsidR="001D6976">
        <w:rPr>
          <w:color w:val="000000" w:themeColor="text1"/>
        </w:rPr>
        <w:fldChar w:fldCharType="begin"/>
      </w:r>
      <w:r w:rsidR="001D6976">
        <w:rPr>
          <w:color w:val="000000" w:themeColor="text1"/>
        </w:rPr>
        <w:instrText xml:space="preserve"> ADDIN EN.CITE &lt;EndNote&gt;&lt;Cite&gt;&lt;Author&gt;Timmer&lt;/Author&gt;&lt;Year&gt;1983&lt;/Year&gt;&lt;RecNum&gt;803&lt;/RecNum&gt;&lt;DisplayText&gt;&lt;style face="superscript"&gt;8&lt;/style&gt;&lt;/DisplayText&gt;&lt;record&gt;&lt;rec-number&gt;803&lt;/rec-number&gt;&lt;foreign-keys&gt;&lt;key app="EN" db-id="0zvrtv5w82pv06eereq5rxf6rr00arp2f0zt" timestamp="1610070914"&gt;803&lt;/key&gt;&lt;/foreign-keys&gt;&lt;ref-type name="Book"&gt;6&lt;/ref-type&gt;&lt;contributors&gt;&lt;authors&gt;&lt;author&gt;Timmer, C.P.&lt;/author&gt;&lt;author&gt;Falcon, W.P.&lt;/author&gt;&lt;author&gt;Pearson, S.&lt;/author&gt;&lt;/authors&gt;&lt;/contributors&gt;&lt;titles&gt;&lt;title&gt;Food Policy Analysis&lt;/title&gt;&lt;/titles&gt;&lt;dates&gt;&lt;year&gt;1983&lt;/year&gt;&lt;/dates&gt;&lt;publisher&gt;Cornell University Press&lt;/publisher&gt;&lt;urls&gt;&lt;/urls&gt;&lt;/record&gt;&lt;/Cite&gt;&lt;/EndNote&gt;</w:instrText>
      </w:r>
      <w:r w:rsidR="001D6976">
        <w:rPr>
          <w:color w:val="000000" w:themeColor="text1"/>
        </w:rPr>
        <w:fldChar w:fldCharType="separate"/>
      </w:r>
      <w:r w:rsidR="001D6976" w:rsidRPr="001D6976">
        <w:rPr>
          <w:noProof/>
          <w:color w:val="000000" w:themeColor="text1"/>
          <w:vertAlign w:val="superscript"/>
        </w:rPr>
        <w:t>8</w:t>
      </w:r>
      <w:r w:rsidR="001D6976">
        <w:rPr>
          <w:color w:val="000000" w:themeColor="text1"/>
        </w:rPr>
        <w:fldChar w:fldCharType="end"/>
      </w:r>
      <w:r>
        <w:rPr>
          <w:color w:val="000000" w:themeColor="text1"/>
        </w:rPr>
        <w:t>.</w:t>
      </w:r>
    </w:p>
    <w:p w14:paraId="34C14426" w14:textId="77777777" w:rsidR="00503322" w:rsidRDefault="00503322" w:rsidP="00503322">
      <w:pPr>
        <w:spacing w:line="480" w:lineRule="auto"/>
        <w:jc w:val="both"/>
        <w:rPr>
          <w:color w:val="000000"/>
        </w:rPr>
      </w:pPr>
      <w:r>
        <w:lastRenderedPageBreak/>
        <w:tab/>
      </w:r>
      <w:r w:rsidRPr="00D059BA">
        <w:rPr>
          <w:color w:val="222222"/>
          <w:shd w:val="clear" w:color="auto" w:fill="FFFFFF"/>
        </w:rPr>
        <w:t xml:space="preserve">Rather than supply constraints and prices exerting downward pressure on demand, the income elasticities in the model to 2050 were set to </w:t>
      </w:r>
      <w:r>
        <w:rPr>
          <w:color w:val="222222"/>
          <w:shd w:val="clear" w:color="auto" w:fill="FFFFFF"/>
        </w:rPr>
        <w:t xml:space="preserve">converge at </w:t>
      </w:r>
      <w:r w:rsidRPr="00D059BA">
        <w:rPr>
          <w:color w:val="222222"/>
          <w:shd w:val="clear" w:color="auto" w:fill="FFFFFF"/>
        </w:rPr>
        <w:t>0.4 by 2050</w:t>
      </w:r>
      <w:r>
        <w:rPr>
          <w:color w:val="222222"/>
          <w:shd w:val="clear" w:color="auto" w:fill="FFFFFF"/>
        </w:rPr>
        <w:t xml:space="preserve"> in line with the global results from Muhammad et al. (2011)</w:t>
      </w:r>
      <w:r w:rsidRPr="00AA136A">
        <w:rPr>
          <w:noProof/>
          <w:color w:val="222222"/>
          <w:shd w:val="clear" w:color="auto" w:fill="FFFFFF"/>
          <w:vertAlign w:val="superscript"/>
        </w:rPr>
        <w:t>25</w:t>
      </w:r>
      <w:r w:rsidRPr="00D059BA">
        <w:rPr>
          <w:color w:val="222222"/>
          <w:shd w:val="clear" w:color="auto" w:fill="FFFFFF"/>
        </w:rPr>
        <w:t>.</w:t>
      </w:r>
      <w:r>
        <w:rPr>
          <w:color w:val="222222"/>
          <w:shd w:val="clear" w:color="auto" w:fill="FFFFFF"/>
        </w:rPr>
        <w:t xml:space="preserve"> We assume</w:t>
      </w:r>
      <w:r w:rsidRPr="00D059BA">
        <w:rPr>
          <w:color w:val="222222"/>
          <w:shd w:val="clear" w:color="auto" w:fill="FFFFFF"/>
        </w:rPr>
        <w:t xml:space="preserve"> that all income elasticities that begin above 0.4 trend towards 0.4 in equal annual increments,</w:t>
      </w:r>
      <w:r>
        <w:rPr>
          <w:color w:val="222222"/>
          <w:shd w:val="clear" w:color="auto" w:fill="FFFFFF"/>
        </w:rPr>
        <w:t xml:space="preserve"> and that</w:t>
      </w:r>
      <w:r w:rsidRPr="00D059BA">
        <w:rPr>
          <w:color w:val="222222"/>
          <w:shd w:val="clear" w:color="auto" w:fill="FFFFFF"/>
        </w:rPr>
        <w:t xml:space="preserve"> the implicit downward pressure on demand from a lower income elasticity likely captures some of the additional inhibitors of demand that are not included in this model, such as prices. As incomes increase, income elasticities decrease and 0.4 is the average income elasticity for </w:t>
      </w:r>
      <w:r>
        <w:rPr>
          <w:color w:val="222222"/>
          <w:shd w:val="clear" w:color="auto" w:fill="FFFFFF"/>
        </w:rPr>
        <w:t>all fish species</w:t>
      </w:r>
      <w:r w:rsidRPr="00D059BA">
        <w:rPr>
          <w:color w:val="222222"/>
          <w:shd w:val="clear" w:color="auto" w:fill="FFFFFF"/>
        </w:rPr>
        <w:t xml:space="preserve"> among high income countries</w:t>
      </w:r>
      <w:r w:rsidRPr="00AA136A">
        <w:rPr>
          <w:noProof/>
          <w:color w:val="222222"/>
          <w:shd w:val="clear" w:color="auto" w:fill="FFFFFF"/>
          <w:vertAlign w:val="superscript"/>
        </w:rPr>
        <w:t>25</w:t>
      </w:r>
      <w:r>
        <w:rPr>
          <w:color w:val="222222"/>
          <w:shd w:val="clear" w:color="auto" w:fill="FFFFFF"/>
        </w:rPr>
        <w:t xml:space="preserve"> and 0.48 is </w:t>
      </w:r>
      <w:r w:rsidRPr="00E9313B">
        <w:rPr>
          <w:color w:val="222222"/>
          <w:shd w:val="clear" w:color="auto" w:fill="FFFFFF"/>
        </w:rPr>
        <w:t>estimate</w:t>
      </w:r>
      <w:r>
        <w:rPr>
          <w:color w:val="222222"/>
          <w:shd w:val="clear" w:color="auto" w:fill="FFFFFF"/>
        </w:rPr>
        <w:t>d</w:t>
      </w:r>
      <w:r w:rsidRPr="00E9313B">
        <w:rPr>
          <w:color w:val="222222"/>
          <w:shd w:val="clear" w:color="auto" w:fill="FFFFFF"/>
        </w:rPr>
        <w:t xml:space="preserve"> </w:t>
      </w:r>
      <w:r>
        <w:rPr>
          <w:color w:val="222222"/>
          <w:shd w:val="clear" w:color="auto" w:fill="FFFFFF"/>
        </w:rPr>
        <w:t xml:space="preserve">to be the global </w:t>
      </w:r>
      <w:r w:rsidRPr="00E9313B">
        <w:rPr>
          <w:color w:val="222222"/>
          <w:shd w:val="clear" w:color="auto" w:fill="FFFFFF"/>
        </w:rPr>
        <w:t>income elasticity for food</w:t>
      </w:r>
      <w:r w:rsidRPr="00AA136A">
        <w:rPr>
          <w:noProof/>
          <w:color w:val="222222"/>
          <w:shd w:val="clear" w:color="auto" w:fill="FFFFFF"/>
          <w:vertAlign w:val="superscript"/>
        </w:rPr>
        <w:t>87</w:t>
      </w:r>
      <w:r>
        <w:rPr>
          <w:color w:val="222222"/>
          <w:shd w:val="clear" w:color="auto" w:fill="FFFFFF"/>
        </w:rPr>
        <w:t>.</w:t>
      </w:r>
      <w:r>
        <w:rPr>
          <w:color w:val="000000"/>
        </w:rPr>
        <w:t xml:space="preserve"> </w:t>
      </w:r>
    </w:p>
    <w:p w14:paraId="756045DC" w14:textId="103A5461" w:rsidR="00503322" w:rsidRDefault="00503322" w:rsidP="00503322">
      <w:pPr>
        <w:spacing w:line="480" w:lineRule="auto"/>
        <w:jc w:val="both"/>
        <w:rPr>
          <w:color w:val="222222"/>
          <w:shd w:val="clear" w:color="auto" w:fill="FFFFFF"/>
        </w:rPr>
      </w:pPr>
      <w:r>
        <w:rPr>
          <w:color w:val="222222"/>
          <w:shd w:val="clear" w:color="auto" w:fill="FFFFFF"/>
        </w:rPr>
        <w:tab/>
        <w:t>In four countries the predicted consumption per capita is further cap</w:t>
      </w:r>
      <w:ins w:id="148" w:author="Michelle Tigchelaar" w:date="2021-05-19T10:47:00Z">
        <w:r w:rsidR="00C00BAD">
          <w:rPr>
            <w:color w:val="222222"/>
            <w:shd w:val="clear" w:color="auto" w:fill="FFFFFF"/>
          </w:rPr>
          <w:t>p</w:t>
        </w:r>
      </w:ins>
      <w:r>
        <w:rPr>
          <w:color w:val="222222"/>
          <w:shd w:val="clear" w:color="auto" w:fill="FFFFFF"/>
        </w:rPr>
        <w:t>ed at 37 kg/year to reflect the upper range of 100 g/day of fish consumption used in the EAT-Lancet Commission</w:t>
      </w:r>
      <w:r w:rsidR="001D6976">
        <w:rPr>
          <w:color w:val="222222"/>
          <w:shd w:val="clear" w:color="auto" w:fill="FFFFFF"/>
        </w:rPr>
        <w:fldChar w:fldCharType="begin"/>
      </w:r>
      <w:r w:rsidR="00E82E9B">
        <w:rPr>
          <w:color w:val="222222"/>
          <w:shd w:val="clear" w:color="auto" w:fill="FFFFFF"/>
        </w:rPr>
        <w:instrText xml:space="preserve"> ADDIN EN.CITE &lt;EndNote&gt;&lt;Cite&gt;&lt;Author&gt;Willett&lt;/Author&gt;&lt;Year&gt;2019&lt;/Year&gt;&lt;RecNum&gt;827&lt;/RecNum&gt;&lt;DisplayText&gt;&lt;style face="superscript"&gt;37&lt;/style&gt;&lt;/DisplayText&gt;&lt;record&gt;&lt;rec-number&gt;827&lt;/rec-number&gt;&lt;foreign-keys&gt;&lt;key app="EN" db-id="0zvrtv5w82pv06eereq5rxf6rr00arp2f0zt" timestamp="1610147321"&gt;827&lt;/key&gt;&lt;/foreign-keys&gt;&lt;ref-type name="Journal Article"&gt;17&lt;/ref-type&gt;&lt;contributors&gt;&lt;authors&gt;&lt;author&gt;Willett, W.&lt;/author&gt;&lt;author&gt;Rockström, J.&lt;/author&gt;&lt;author&gt;Loken, B.&lt;/author&gt;&lt;author&gt;Springmann, M.&lt;/author&gt;&lt;author&gt;Lang, T.&lt;/author&gt;&lt;author&gt;Vermeulen, S.&lt;/author&gt;&lt;author&gt;Garnett, T.&lt;/author&gt;&lt;author&gt;Tilman, D.&lt;/author&gt;&lt;author&gt;DeClerck, F.&lt;/author&gt;&lt;author&gt;Wood, A.&lt;/author&gt;&lt;author&gt;Jonell, M.&lt;/author&gt;&lt;author&gt;Clark, M.&lt;/author&gt;&lt;author&gt;Gordon, L.J.&lt;/author&gt;&lt;author&gt;Fanzo, J.&lt;/author&gt;&lt;author&gt;Hawkes, C.&lt;/author&gt;&lt;author&gt;Zurayk, R.&lt;/author&gt;&lt;author&gt;Rivera, J.A.&lt;/author&gt;&lt;author&gt;De Vries, W.&lt;/author&gt;&lt;author&gt;Sibanda, L.M.&lt;/author&gt;&lt;author&gt;Afshin, A.&lt;/author&gt;&lt;author&gt;Chaudhary, A.&lt;/author&gt;&lt;author&gt;Herrero, M.&lt;/author&gt;&lt;author&gt;Agustina, R.&lt;/author&gt;&lt;author&gt;Branca,F.&lt;/author&gt;&lt;author&gt;Lartey, A.&lt;/author&gt;&lt;author&gt;Fan, S.&lt;/author&gt;&lt;author&gt;Crona, B.&lt;/author&gt;&lt;author&gt;Fox, E.&lt;/author&gt;&lt;author&gt;Bignet, V.&lt;/author&gt;&lt;author&gt;Troell, M.&lt;/author&gt;&lt;author&gt;Lindahl, T.&lt;/author&gt;&lt;author&gt;Singh, S.&lt;/author&gt;&lt;author&gt;Cornell, S.E.&lt;/author&gt;&lt;author&gt;Reddy, K.S.&lt;/author&gt;&lt;author&gt;Narain, S.&lt;/author&gt;&lt;author&gt;Nishtar, S.&lt;/author&gt;&lt;author&gt;Murray, C. J.&lt;/author&gt;&lt;/authors&gt;&lt;/contributors&gt;&lt;titles&gt;&lt;title&gt;Food in the Anthropocene: the EAT–Lancet Commission on healthy diets from sustainable food systems&lt;/title&gt;&lt;secondary-title&gt;The Lancet Commissions&lt;/secondary-title&gt;&lt;/titles&gt;&lt;periodical&gt;&lt;full-title&gt;The Lancet Commissions&lt;/full-title&gt;&lt;/periodical&gt;&lt;pages&gt;447-492&lt;/pages&gt;&lt;volume&gt;393&lt;/volume&gt;&lt;dates&gt;&lt;year&gt;2019&lt;/year&gt;&lt;/dates&gt;&lt;urls&gt;&lt;/urls&gt;&lt;electronic-resource-num&gt;10.1016/S0140-6736(18)31788-4&lt;/electronic-resource-num&gt;&lt;/record&gt;&lt;/Cite&gt;&lt;/EndNote&gt;</w:instrText>
      </w:r>
      <w:r w:rsidR="001D6976">
        <w:rPr>
          <w:color w:val="222222"/>
          <w:shd w:val="clear" w:color="auto" w:fill="FFFFFF"/>
        </w:rPr>
        <w:fldChar w:fldCharType="separate"/>
      </w:r>
      <w:r w:rsidR="00E82E9B" w:rsidRPr="00E82E9B">
        <w:rPr>
          <w:noProof/>
          <w:color w:val="222222"/>
          <w:shd w:val="clear" w:color="auto" w:fill="FFFFFF"/>
          <w:vertAlign w:val="superscript"/>
        </w:rPr>
        <w:t>37</w:t>
      </w:r>
      <w:r w:rsidR="001D6976">
        <w:rPr>
          <w:color w:val="222222"/>
          <w:shd w:val="clear" w:color="auto" w:fill="FFFFFF"/>
        </w:rPr>
        <w:fldChar w:fldCharType="end"/>
      </w:r>
      <w:r>
        <w:rPr>
          <w:color w:val="222222"/>
          <w:shd w:val="clear" w:color="auto" w:fill="FFFFFF"/>
        </w:rPr>
        <w:t>. The cap is reached in China in 2026, in France in 2031, in Peru in 2039 and in Spain in 2040. Without a cap, predicted per capita consumption in China would reach 56 kg/</w:t>
      </w:r>
      <w:proofErr w:type="spellStart"/>
      <w:r>
        <w:rPr>
          <w:color w:val="222222"/>
          <w:shd w:val="clear" w:color="auto" w:fill="FFFFFF"/>
        </w:rPr>
        <w:t>yr</w:t>
      </w:r>
      <w:proofErr w:type="spellEnd"/>
      <w:r>
        <w:rPr>
          <w:color w:val="222222"/>
          <w:shd w:val="clear" w:color="auto" w:fill="FFFFFF"/>
        </w:rPr>
        <w:t xml:space="preserve"> in edible weight in 2050. </w:t>
      </w:r>
    </w:p>
    <w:p w14:paraId="35D64528" w14:textId="07672F82" w:rsidR="00C6460D" w:rsidRDefault="00503322" w:rsidP="00F423C0">
      <w:pPr>
        <w:spacing w:line="480" w:lineRule="auto"/>
        <w:jc w:val="both"/>
      </w:pPr>
      <w:r>
        <w:tab/>
        <w:t xml:space="preserve">The model independently predicts demand for the seven categories of species-groups in live weight out to 2050. Population estimates and edible weight conversions are then used to present the per capita and edible weight </w:t>
      </w:r>
      <w:r w:rsidRPr="00B0168B">
        <w:t>predictions.</w:t>
      </w:r>
      <w:r>
        <w:t xml:space="preserve"> </w:t>
      </w:r>
    </w:p>
    <w:p w14:paraId="7A8F2119" w14:textId="77777777" w:rsidR="001C1F55" w:rsidRDefault="001C1F55" w:rsidP="00FA0D70">
      <w:pPr>
        <w:jc w:val="both"/>
        <w:rPr>
          <w:rFonts w:eastAsia="SimSun"/>
          <w:b/>
          <w:bCs/>
          <w:color w:val="000000" w:themeColor="text1"/>
          <w:lang w:val="en-IN"/>
        </w:rPr>
      </w:pPr>
    </w:p>
    <w:p w14:paraId="6FB8601C" w14:textId="77777777" w:rsidR="001C1F55" w:rsidRDefault="001C1F55" w:rsidP="00FA0D70">
      <w:pPr>
        <w:jc w:val="both"/>
        <w:rPr>
          <w:rFonts w:eastAsia="SimSun"/>
          <w:b/>
          <w:bCs/>
          <w:color w:val="000000" w:themeColor="text1"/>
          <w:lang w:val="en-IN"/>
        </w:rPr>
      </w:pPr>
    </w:p>
    <w:p w14:paraId="10ED066E" w14:textId="5FF5B1F1" w:rsidR="00FA0D70" w:rsidRDefault="0054448E" w:rsidP="00FA0D70">
      <w:pPr>
        <w:jc w:val="both"/>
        <w:rPr>
          <w:rFonts w:eastAsia="SimSun"/>
          <w:b/>
          <w:bCs/>
          <w:color w:val="000000" w:themeColor="text1"/>
          <w:lang w:val="en-IN"/>
        </w:rPr>
      </w:pPr>
      <w:r w:rsidRPr="00FA0D70">
        <w:rPr>
          <w:rFonts w:eastAsia="SimSun"/>
          <w:b/>
          <w:bCs/>
          <w:color w:val="000000" w:themeColor="text1"/>
          <w:lang w:val="en-IN"/>
        </w:rPr>
        <w:t>Acknowledgements:</w:t>
      </w:r>
    </w:p>
    <w:p w14:paraId="5B776D3A" w14:textId="1894AC90" w:rsidR="00E35CAB" w:rsidRPr="00FA0D70" w:rsidRDefault="00FA0D70" w:rsidP="00FA0D70">
      <w:pPr>
        <w:jc w:val="both"/>
      </w:pPr>
      <w:r w:rsidRPr="00EB684B">
        <w:rPr>
          <w:color w:val="000000" w:themeColor="text1"/>
        </w:rPr>
        <w:t>This paper is part of the Blue Food Assessment</w:t>
      </w:r>
      <w:r w:rsidRPr="00EB684B">
        <w:rPr>
          <w:rStyle w:val="apple-converted-space"/>
          <w:color w:val="000000" w:themeColor="text1"/>
        </w:rPr>
        <w:t> </w:t>
      </w:r>
      <w:r w:rsidRPr="00EB684B">
        <w:rPr>
          <w:color w:val="000000" w:themeColor="text1"/>
        </w:rPr>
        <w:t>(</w:t>
      </w:r>
      <w:hyperlink r:id="rId20" w:history="1">
        <w:r w:rsidRPr="00EB684B">
          <w:rPr>
            <w:rStyle w:val="Hyperlink"/>
            <w:color w:val="000000" w:themeColor="text1"/>
          </w:rPr>
          <w:t>https://www.bluefood.earth/</w:t>
        </w:r>
      </w:hyperlink>
      <w:r w:rsidRPr="00EB684B">
        <w:rPr>
          <w:color w:val="000000" w:themeColor="text1"/>
        </w:rPr>
        <w:t xml:space="preserve">), a comprehensive examination of the role of aquatic foods in building healthy, sustainable, and equitable food systems. The assessment was supported by the Builders Initiative, the MAVA Foundation, the Oak Foundation, and the Walton Family Foundation. </w:t>
      </w:r>
      <w:r w:rsidR="00E35CAB" w:rsidRPr="00EB684B">
        <w:rPr>
          <w:color w:val="000000" w:themeColor="text1"/>
        </w:rPr>
        <w:t xml:space="preserve">We </w:t>
      </w:r>
      <w:r w:rsidR="00E35CAB" w:rsidRPr="00FA0D70">
        <w:rPr>
          <w:color w:val="000000" w:themeColor="text1"/>
        </w:rPr>
        <w:t xml:space="preserve">thank </w:t>
      </w:r>
      <w:r>
        <w:rPr>
          <w:color w:val="000000" w:themeColor="text1"/>
        </w:rPr>
        <w:t>all</w:t>
      </w:r>
      <w:r w:rsidR="00E35CAB" w:rsidRPr="00FA0D70">
        <w:rPr>
          <w:color w:val="000000" w:themeColor="text1"/>
        </w:rPr>
        <w:t xml:space="preserve"> scientific leaders of the BFA for their</w:t>
      </w:r>
      <w:r>
        <w:rPr>
          <w:color w:val="000000" w:themeColor="text1"/>
        </w:rPr>
        <w:t xml:space="preserve"> intellectual</w:t>
      </w:r>
      <w:r w:rsidR="00E35CAB" w:rsidRPr="00FA0D70">
        <w:rPr>
          <w:color w:val="000000" w:themeColor="text1"/>
        </w:rPr>
        <w:t xml:space="preserve"> input on this paper, as well as Jessica </w:t>
      </w:r>
      <w:proofErr w:type="spellStart"/>
      <w:r w:rsidR="00E35CAB" w:rsidRPr="00FA0D70">
        <w:rPr>
          <w:color w:val="000000" w:themeColor="text1"/>
        </w:rPr>
        <w:t>Fanzo</w:t>
      </w:r>
      <w:proofErr w:type="spellEnd"/>
      <w:r w:rsidR="00E35CAB" w:rsidRPr="00FA0D70">
        <w:rPr>
          <w:color w:val="000000" w:themeColor="text1"/>
        </w:rPr>
        <w:t>, Walter Falcon, and Frederik Noa</w:t>
      </w:r>
      <w:r w:rsidR="00C515EC">
        <w:rPr>
          <w:color w:val="000000" w:themeColor="text1"/>
        </w:rPr>
        <w:t>ck</w:t>
      </w:r>
      <w:r w:rsidR="00E35CAB" w:rsidRPr="00FA0D70">
        <w:rPr>
          <w:color w:val="000000" w:themeColor="text1"/>
        </w:rPr>
        <w:t xml:space="preserve"> for their substantive reviews of the manuscript, and Jessie </w:t>
      </w:r>
      <w:proofErr w:type="spellStart"/>
      <w:r w:rsidR="00E35CAB" w:rsidRPr="00FA0D70">
        <w:rPr>
          <w:color w:val="000000" w:themeColor="text1"/>
        </w:rPr>
        <w:t>Kaull</w:t>
      </w:r>
      <w:proofErr w:type="spellEnd"/>
      <w:r w:rsidR="00EB684B">
        <w:rPr>
          <w:color w:val="000000" w:themeColor="text1"/>
        </w:rPr>
        <w:t xml:space="preserve"> and Nicholas </w:t>
      </w:r>
      <w:proofErr w:type="spellStart"/>
      <w:r w:rsidR="00EB684B">
        <w:rPr>
          <w:color w:val="000000" w:themeColor="text1"/>
        </w:rPr>
        <w:t>Shanker</w:t>
      </w:r>
      <w:proofErr w:type="spellEnd"/>
      <w:r w:rsidR="00E35CAB" w:rsidRPr="00FA0D70">
        <w:rPr>
          <w:color w:val="000000" w:themeColor="text1"/>
        </w:rPr>
        <w:t xml:space="preserve"> for research assistance</w:t>
      </w:r>
      <w:r w:rsidR="00E35CAB" w:rsidRPr="00FA0D70">
        <w:rPr>
          <w:color w:val="1F497D"/>
        </w:rPr>
        <w:t>.  </w:t>
      </w:r>
    </w:p>
    <w:p w14:paraId="29827155" w14:textId="310EEB2E" w:rsidR="0054448E" w:rsidRDefault="0054448E" w:rsidP="00FA0D70">
      <w:pPr>
        <w:jc w:val="both"/>
        <w:rPr>
          <w:b/>
          <w:bCs/>
        </w:rPr>
      </w:pPr>
    </w:p>
    <w:p w14:paraId="74611EEF" w14:textId="77777777" w:rsidR="001C1F55" w:rsidRDefault="001C1F55" w:rsidP="00FA0D70">
      <w:pPr>
        <w:jc w:val="both"/>
        <w:rPr>
          <w:b/>
          <w:bCs/>
        </w:rPr>
      </w:pPr>
    </w:p>
    <w:p w14:paraId="2C3FA705" w14:textId="77777777" w:rsidR="001C1F55" w:rsidRDefault="001C1F55" w:rsidP="00FA0D70">
      <w:pPr>
        <w:jc w:val="both"/>
        <w:rPr>
          <w:b/>
          <w:bCs/>
        </w:rPr>
      </w:pPr>
    </w:p>
    <w:p w14:paraId="44E182F1" w14:textId="77777777" w:rsidR="001C1F55" w:rsidRDefault="001C1F55" w:rsidP="00FA0D70">
      <w:pPr>
        <w:jc w:val="both"/>
        <w:rPr>
          <w:b/>
          <w:bCs/>
        </w:rPr>
      </w:pPr>
    </w:p>
    <w:p w14:paraId="00BD1306" w14:textId="20F728B6" w:rsidR="00FA0D70" w:rsidRDefault="001C4318" w:rsidP="00FA0D70">
      <w:pPr>
        <w:jc w:val="both"/>
      </w:pPr>
      <w:r>
        <w:rPr>
          <w:b/>
          <w:bCs/>
        </w:rPr>
        <w:lastRenderedPageBreak/>
        <w:t>Author contribution:</w:t>
      </w:r>
    </w:p>
    <w:p w14:paraId="24610C18" w14:textId="79CE3350" w:rsidR="001C4318" w:rsidRPr="001C4318" w:rsidRDefault="001C4318" w:rsidP="00FA0D70">
      <w:pPr>
        <w:jc w:val="both"/>
      </w:pPr>
      <w:r>
        <w:t>RLN, AK, URS, II, B</w:t>
      </w:r>
      <w:r w:rsidR="00627523">
        <w:t>P</w:t>
      </w:r>
      <w:r>
        <w:t>H, and BC conceptualized the study and oversaw results; II, B</w:t>
      </w:r>
      <w:r w:rsidR="00627523">
        <w:t>P</w:t>
      </w:r>
      <w:r>
        <w:t>H, URS, MT</w:t>
      </w:r>
      <w:r w:rsidR="00DF67DA">
        <w:t xml:space="preserve">, </w:t>
      </w:r>
      <w:r w:rsidR="004C67C0">
        <w:t>J</w:t>
      </w:r>
      <w:r w:rsidR="009375A1">
        <w:t>A</w:t>
      </w:r>
      <w:r w:rsidR="004C67C0">
        <w:t xml:space="preserve">G, </w:t>
      </w:r>
      <w:r w:rsidR="00DF67DA">
        <w:t xml:space="preserve">and </w:t>
      </w:r>
      <w:r w:rsidR="009C61F7">
        <w:t>J</w:t>
      </w:r>
      <w:r w:rsidR="00DF67DA">
        <w:t>ZK</w:t>
      </w:r>
      <w:r>
        <w:t xml:space="preserve"> collected and analyzed data; AK, BB, S</w:t>
      </w:r>
      <w:r w:rsidR="00627523">
        <w:t>R</w:t>
      </w:r>
      <w:r>
        <w:t>B, LC, SG, CDG, MJ, D</w:t>
      </w:r>
      <w:r w:rsidR="00627523">
        <w:t>C</w:t>
      </w:r>
      <w:r>
        <w:t>L, S</w:t>
      </w:r>
      <w:r w:rsidR="00627523">
        <w:t>H</w:t>
      </w:r>
      <w:r>
        <w:t>T, and MT contributed substantive material for case studies and nutrition and environmental implications; R</w:t>
      </w:r>
      <w:r w:rsidR="009C61F7">
        <w:t>L</w:t>
      </w:r>
      <w:r>
        <w:t xml:space="preserve">N drafted the manuscript and responded to review comments; all authors reviewed and edited the manuscript. </w:t>
      </w:r>
    </w:p>
    <w:p w14:paraId="172870E9" w14:textId="482BC179" w:rsidR="00CB55B7" w:rsidRDefault="00CB55B7" w:rsidP="000123FC">
      <w:pPr>
        <w:pStyle w:val="EndNoteBibliography"/>
        <w:ind w:left="720" w:hanging="720"/>
        <w:rPr>
          <w:rFonts w:eastAsia="SimSun"/>
          <w:b/>
          <w:bCs/>
          <w:color w:val="000000" w:themeColor="text1"/>
          <w:sz w:val="24"/>
          <w:szCs w:val="24"/>
          <w:lang w:val="en-IN"/>
        </w:rPr>
      </w:pPr>
    </w:p>
    <w:p w14:paraId="51AA278F" w14:textId="2EC7D91B" w:rsidR="0020000E" w:rsidRDefault="00A30067" w:rsidP="000123FC">
      <w:pPr>
        <w:pStyle w:val="EndNoteBibliography"/>
        <w:ind w:left="720" w:hanging="720"/>
        <w:rPr>
          <w:rFonts w:eastAsia="SimSun"/>
          <w:color w:val="000000" w:themeColor="text1"/>
          <w:sz w:val="24"/>
          <w:szCs w:val="24"/>
          <w:lang w:val="en-IN"/>
        </w:rPr>
      </w:pPr>
      <w:r w:rsidRPr="00A30067">
        <w:rPr>
          <w:rFonts w:eastAsia="SimSun"/>
          <w:b/>
          <w:bCs/>
          <w:color w:val="000000" w:themeColor="text1"/>
          <w:sz w:val="24"/>
          <w:szCs w:val="24"/>
          <w:lang w:val="en-IN"/>
        </w:rPr>
        <w:t>Competing interests:</w:t>
      </w:r>
      <w:r>
        <w:rPr>
          <w:rFonts w:eastAsia="SimSun"/>
          <w:color w:val="000000" w:themeColor="text1"/>
          <w:sz w:val="24"/>
          <w:szCs w:val="24"/>
          <w:lang w:val="en-IN"/>
        </w:rPr>
        <w:t xml:space="preserve"> None of the authors have competing interests.</w:t>
      </w:r>
    </w:p>
    <w:p w14:paraId="52B18095" w14:textId="77777777" w:rsidR="00A30067" w:rsidRPr="00A30067" w:rsidRDefault="00A30067" w:rsidP="000123FC">
      <w:pPr>
        <w:pStyle w:val="EndNoteBibliography"/>
        <w:ind w:left="720" w:hanging="720"/>
        <w:rPr>
          <w:rFonts w:eastAsia="SimSun"/>
          <w:color w:val="000000" w:themeColor="text1"/>
          <w:sz w:val="24"/>
          <w:szCs w:val="24"/>
          <w:lang w:val="en-IN"/>
        </w:rPr>
      </w:pPr>
    </w:p>
    <w:p w14:paraId="1466457D" w14:textId="77777777" w:rsidR="00A30067" w:rsidRDefault="00A30067" w:rsidP="000123FC">
      <w:pPr>
        <w:pStyle w:val="EndNoteBibliography"/>
        <w:ind w:left="720" w:hanging="720"/>
        <w:rPr>
          <w:rFonts w:eastAsia="SimSun"/>
          <w:b/>
          <w:bCs/>
          <w:color w:val="000000" w:themeColor="text1"/>
          <w:sz w:val="24"/>
          <w:szCs w:val="24"/>
          <w:lang w:val="en-IN"/>
        </w:rPr>
      </w:pPr>
    </w:p>
    <w:p w14:paraId="2516DA63" w14:textId="6247A111" w:rsidR="00CB55B7" w:rsidRPr="00560066" w:rsidRDefault="00CB55B7" w:rsidP="000123FC">
      <w:pPr>
        <w:pStyle w:val="EndNoteBibliography"/>
        <w:ind w:left="720" w:hanging="720"/>
        <w:rPr>
          <w:rFonts w:eastAsia="SimSun"/>
          <w:b/>
          <w:bCs/>
          <w:color w:val="000000" w:themeColor="text1"/>
          <w:sz w:val="24"/>
          <w:szCs w:val="24"/>
          <w:lang w:val="es-ES"/>
          <w:rPrChange w:id="149" w:author="Usuario" w:date="2021-05-19T06:22:00Z">
            <w:rPr>
              <w:rFonts w:eastAsia="SimSun"/>
              <w:b/>
              <w:bCs/>
              <w:color w:val="000000" w:themeColor="text1"/>
              <w:sz w:val="24"/>
              <w:szCs w:val="24"/>
              <w:lang w:val="en-IN"/>
            </w:rPr>
          </w:rPrChange>
        </w:rPr>
      </w:pPr>
      <w:r w:rsidRPr="00560066">
        <w:rPr>
          <w:rFonts w:eastAsia="SimSun"/>
          <w:b/>
          <w:bCs/>
          <w:color w:val="000000" w:themeColor="text1"/>
          <w:sz w:val="24"/>
          <w:szCs w:val="24"/>
          <w:lang w:val="es-ES"/>
          <w:rPrChange w:id="150" w:author="Usuario" w:date="2021-05-19T06:22:00Z">
            <w:rPr>
              <w:rFonts w:eastAsia="SimSun"/>
              <w:b/>
              <w:bCs/>
              <w:color w:val="000000" w:themeColor="text1"/>
              <w:sz w:val="24"/>
              <w:szCs w:val="24"/>
              <w:lang w:val="en-IN"/>
            </w:rPr>
          </w:rPrChange>
        </w:rPr>
        <w:t xml:space="preserve">References: </w:t>
      </w:r>
    </w:p>
    <w:p w14:paraId="245522B2" w14:textId="77777777" w:rsidR="003B3CB0" w:rsidRPr="00560066" w:rsidRDefault="003B3CB0" w:rsidP="000123FC">
      <w:pPr>
        <w:pStyle w:val="EndNoteBibliography"/>
        <w:ind w:left="720" w:hanging="720"/>
        <w:rPr>
          <w:rFonts w:eastAsia="SimSun"/>
          <w:b/>
          <w:bCs/>
          <w:color w:val="000000" w:themeColor="text1"/>
          <w:sz w:val="24"/>
          <w:szCs w:val="24"/>
          <w:lang w:val="es-ES"/>
          <w:rPrChange w:id="151" w:author="Usuario" w:date="2021-05-19T06:22:00Z">
            <w:rPr>
              <w:rFonts w:eastAsia="SimSun"/>
              <w:b/>
              <w:bCs/>
              <w:color w:val="000000" w:themeColor="text1"/>
              <w:sz w:val="24"/>
              <w:szCs w:val="24"/>
              <w:lang w:val="en-IN"/>
            </w:rPr>
          </w:rPrChange>
        </w:rPr>
      </w:pPr>
    </w:p>
    <w:p w14:paraId="7B1C94E9" w14:textId="77777777" w:rsidR="00E82E9B" w:rsidRPr="00E82E9B" w:rsidRDefault="003B3CB0" w:rsidP="00E82E9B">
      <w:pPr>
        <w:pStyle w:val="EndNoteBibliography"/>
        <w:ind w:left="720" w:hanging="720"/>
      </w:pPr>
      <w:r>
        <w:rPr>
          <w:rFonts w:eastAsia="SimSun"/>
          <w:b/>
          <w:bCs/>
          <w:color w:val="000000" w:themeColor="text1"/>
          <w:sz w:val="24"/>
          <w:szCs w:val="24"/>
          <w:lang w:val="en-IN"/>
        </w:rPr>
        <w:fldChar w:fldCharType="begin"/>
      </w:r>
      <w:r w:rsidRPr="00560066">
        <w:rPr>
          <w:rFonts w:eastAsia="SimSun"/>
          <w:b/>
          <w:bCs/>
          <w:color w:val="000000" w:themeColor="text1"/>
          <w:sz w:val="24"/>
          <w:szCs w:val="24"/>
          <w:lang w:val="es-ES"/>
          <w:rPrChange w:id="152" w:author="Usuario" w:date="2021-05-19T06:22:00Z">
            <w:rPr>
              <w:rFonts w:eastAsia="SimSun"/>
              <w:b/>
              <w:bCs/>
              <w:color w:val="000000" w:themeColor="text1"/>
              <w:sz w:val="24"/>
              <w:szCs w:val="24"/>
              <w:lang w:val="en-IN"/>
            </w:rPr>
          </w:rPrChange>
        </w:rPr>
        <w:instrText xml:space="preserve"> ADDIN EN.REFLIST </w:instrText>
      </w:r>
      <w:r>
        <w:rPr>
          <w:rFonts w:eastAsia="SimSun"/>
          <w:b/>
          <w:bCs/>
          <w:color w:val="000000" w:themeColor="text1"/>
          <w:sz w:val="24"/>
          <w:szCs w:val="24"/>
          <w:lang w:val="en-IN"/>
        </w:rPr>
        <w:fldChar w:fldCharType="separate"/>
      </w:r>
      <w:r w:rsidR="00E82E9B" w:rsidRPr="00560066">
        <w:rPr>
          <w:lang w:val="es-ES"/>
          <w:rPrChange w:id="153" w:author="Usuario" w:date="2021-05-19T06:22:00Z">
            <w:rPr/>
          </w:rPrChange>
        </w:rPr>
        <w:t>1</w:t>
      </w:r>
      <w:r w:rsidR="00E82E9B" w:rsidRPr="00560066">
        <w:rPr>
          <w:lang w:val="es-ES"/>
          <w:rPrChange w:id="154" w:author="Usuario" w:date="2021-05-19T06:22:00Z">
            <w:rPr/>
          </w:rPrChange>
        </w:rPr>
        <w:tab/>
        <w:t>Dey, M. M.</w:t>
      </w:r>
      <w:r w:rsidR="00E82E9B" w:rsidRPr="00560066">
        <w:rPr>
          <w:i/>
          <w:lang w:val="es-ES"/>
          <w:rPrChange w:id="155" w:author="Usuario" w:date="2021-05-19T06:22:00Z">
            <w:rPr>
              <w:i/>
            </w:rPr>
          </w:rPrChange>
        </w:rPr>
        <w:t xml:space="preserve"> et al.</w:t>
      </w:r>
      <w:r w:rsidR="00E82E9B" w:rsidRPr="00560066">
        <w:rPr>
          <w:lang w:val="es-ES"/>
          <w:rPrChange w:id="156" w:author="Usuario" w:date="2021-05-19T06:22:00Z">
            <w:rPr/>
          </w:rPrChange>
        </w:rPr>
        <w:t xml:space="preserve"> </w:t>
      </w:r>
      <w:r w:rsidR="00E82E9B" w:rsidRPr="00E82E9B">
        <w:t xml:space="preserve">Demand for fish in Asia: a cross-country analysis. </w:t>
      </w:r>
      <w:r w:rsidR="00E82E9B" w:rsidRPr="00E82E9B">
        <w:rPr>
          <w:i/>
        </w:rPr>
        <w:t>The Australian Journal of Agricultural and Resource Economics</w:t>
      </w:r>
      <w:r w:rsidR="00E82E9B" w:rsidRPr="00E82E9B">
        <w:t xml:space="preserve"> </w:t>
      </w:r>
      <w:r w:rsidR="00E82E9B" w:rsidRPr="00E82E9B">
        <w:rPr>
          <w:b/>
        </w:rPr>
        <w:t>52</w:t>
      </w:r>
      <w:r w:rsidR="00E82E9B" w:rsidRPr="00E82E9B">
        <w:t>, 321–338, (2008).</w:t>
      </w:r>
    </w:p>
    <w:p w14:paraId="7852CE3D" w14:textId="77777777" w:rsidR="00E82E9B" w:rsidRPr="00E82E9B" w:rsidRDefault="00E82E9B" w:rsidP="00E82E9B">
      <w:pPr>
        <w:pStyle w:val="EndNoteBibliography"/>
        <w:ind w:left="720" w:hanging="720"/>
      </w:pPr>
      <w:r w:rsidRPr="00E82E9B">
        <w:t>2</w:t>
      </w:r>
      <w:r w:rsidRPr="00E82E9B">
        <w:tab/>
        <w:t xml:space="preserve">Muhammad, A., Seale, J. L., Meade, B. &amp; Regmi, A. </w:t>
      </w:r>
      <w:r w:rsidRPr="00E82E9B">
        <w:rPr>
          <w:i/>
        </w:rPr>
        <w:t>International Evidence on Food Consumption Patterns: An Update Using 2005 International Comparison Program Data</w:t>
      </w:r>
      <w:r w:rsidRPr="00E82E9B">
        <w:t>. Report No. 1929, USDA-ERS Technical Bulletin, (2011).</w:t>
      </w:r>
    </w:p>
    <w:p w14:paraId="0766E13F" w14:textId="77777777" w:rsidR="00E82E9B" w:rsidRPr="00E82E9B" w:rsidRDefault="00E82E9B" w:rsidP="00E82E9B">
      <w:pPr>
        <w:pStyle w:val="EndNoteBibliography"/>
        <w:ind w:left="720" w:hanging="720"/>
      </w:pPr>
      <w:r w:rsidRPr="00E82E9B">
        <w:t>3</w:t>
      </w:r>
      <w:r w:rsidRPr="00E82E9B">
        <w:tab/>
        <w:t xml:space="preserve">Cai, J. &amp; Leung, P. </w:t>
      </w:r>
      <w:r w:rsidRPr="00E82E9B">
        <w:rPr>
          <w:i/>
        </w:rPr>
        <w:t>Short-term projection of global fish demand and supply gaps</w:t>
      </w:r>
      <w:r w:rsidRPr="00E82E9B">
        <w:t>. Report No. 9789251098578, 114-114, (2017).</w:t>
      </w:r>
    </w:p>
    <w:p w14:paraId="14CD42B7" w14:textId="77777777" w:rsidR="00E82E9B" w:rsidRPr="00E82E9B" w:rsidRDefault="00E82E9B" w:rsidP="00E82E9B">
      <w:pPr>
        <w:pStyle w:val="EndNoteBibliography"/>
        <w:ind w:left="720" w:hanging="720"/>
      </w:pPr>
      <w:r w:rsidRPr="00E82E9B">
        <w:t>4</w:t>
      </w:r>
      <w:r w:rsidRPr="00E82E9B">
        <w:tab/>
        <w:t xml:space="preserve">Chen, O. L. The big picture: future global seafood markets. In </w:t>
      </w:r>
      <w:r w:rsidRPr="00E82E9B">
        <w:rPr>
          <w:i/>
        </w:rPr>
        <w:t>Predicting Future Oceans</w:t>
      </w:r>
      <w:r w:rsidRPr="00E82E9B">
        <w:t xml:space="preserve"> 241-248, (Elsevier, 2019).</w:t>
      </w:r>
    </w:p>
    <w:p w14:paraId="0D04BDDD" w14:textId="77777777" w:rsidR="00E82E9B" w:rsidRPr="00E82E9B" w:rsidRDefault="00E82E9B" w:rsidP="00E82E9B">
      <w:pPr>
        <w:pStyle w:val="EndNoteBibliography"/>
        <w:ind w:left="720" w:hanging="720"/>
      </w:pPr>
      <w:r w:rsidRPr="00E82E9B">
        <w:t>5</w:t>
      </w:r>
      <w:r w:rsidRPr="00E82E9B">
        <w:tab/>
      </w:r>
      <w:r w:rsidRPr="00E82E9B">
        <w:rPr>
          <w:i/>
        </w:rPr>
        <w:t>Fish to 2030: Prospects for fisheries and aquaculture</w:t>
      </w:r>
      <w:r w:rsidRPr="00E82E9B">
        <w:t>. Report No. 83177-GLB, The World Bank, Washington, D.C., (2013).</w:t>
      </w:r>
    </w:p>
    <w:p w14:paraId="1B1F077E" w14:textId="77777777" w:rsidR="00E82E9B" w:rsidRPr="00E82E9B" w:rsidRDefault="00E82E9B" w:rsidP="00E82E9B">
      <w:pPr>
        <w:pStyle w:val="EndNoteBibliography"/>
        <w:ind w:left="720" w:hanging="720"/>
      </w:pPr>
      <w:r w:rsidRPr="00E82E9B">
        <w:t>6</w:t>
      </w:r>
      <w:r w:rsidRPr="00E82E9B">
        <w:tab/>
        <w:t xml:space="preserve">Deaton, A. &amp; Muellbauer, J. </w:t>
      </w:r>
      <w:r w:rsidRPr="00E82E9B">
        <w:rPr>
          <w:i/>
        </w:rPr>
        <w:t>Economics and Consumer Behavior</w:t>
      </w:r>
      <w:r w:rsidRPr="00E82E9B">
        <w:t>. (Cambridge University Press, 1980).</w:t>
      </w:r>
    </w:p>
    <w:p w14:paraId="1523472C" w14:textId="77777777" w:rsidR="00E82E9B" w:rsidRPr="00E82E9B" w:rsidRDefault="00E82E9B" w:rsidP="00E82E9B">
      <w:pPr>
        <w:pStyle w:val="EndNoteBibliography"/>
        <w:ind w:left="720" w:hanging="720"/>
      </w:pPr>
      <w:r w:rsidRPr="00E82E9B">
        <w:t>7</w:t>
      </w:r>
      <w:r w:rsidRPr="00E82E9B">
        <w:tab/>
        <w:t>Unnevehr, L.</w:t>
      </w:r>
      <w:r w:rsidRPr="00E82E9B">
        <w:rPr>
          <w:i/>
        </w:rPr>
        <w:t xml:space="preserve"> et al.</w:t>
      </w:r>
      <w:r w:rsidRPr="00E82E9B">
        <w:t xml:space="preserve"> Food and Consumer Economics. </w:t>
      </w:r>
      <w:r w:rsidRPr="00E82E9B">
        <w:rPr>
          <w:i/>
        </w:rPr>
        <w:t>American Journal of Agricultural Economics</w:t>
      </w:r>
      <w:r w:rsidRPr="00E82E9B">
        <w:t xml:space="preserve"> </w:t>
      </w:r>
      <w:r w:rsidRPr="00E82E9B">
        <w:rPr>
          <w:b/>
        </w:rPr>
        <w:t>92(2)</w:t>
      </w:r>
      <w:r w:rsidRPr="00E82E9B">
        <w:t>, 506-521, (2010).</w:t>
      </w:r>
    </w:p>
    <w:p w14:paraId="2B02F642" w14:textId="77777777" w:rsidR="00E82E9B" w:rsidRPr="00E82E9B" w:rsidRDefault="00E82E9B" w:rsidP="00E82E9B">
      <w:pPr>
        <w:pStyle w:val="EndNoteBibliography"/>
        <w:ind w:left="720" w:hanging="720"/>
      </w:pPr>
      <w:r w:rsidRPr="00E82E9B">
        <w:t>8</w:t>
      </w:r>
      <w:r w:rsidRPr="00E82E9B">
        <w:tab/>
        <w:t xml:space="preserve">Timmer, C. P., Falcon, W. P. &amp; Pearson, S. </w:t>
      </w:r>
      <w:r w:rsidRPr="00E82E9B">
        <w:rPr>
          <w:i/>
        </w:rPr>
        <w:t>Food Policy Analysis</w:t>
      </w:r>
      <w:r w:rsidRPr="00E82E9B">
        <w:t>. (Cornell University Press, 1983).</w:t>
      </w:r>
    </w:p>
    <w:p w14:paraId="4E4916CF" w14:textId="77777777" w:rsidR="00E82E9B" w:rsidRPr="00E82E9B" w:rsidRDefault="00E82E9B" w:rsidP="00E82E9B">
      <w:pPr>
        <w:pStyle w:val="EndNoteBibliography"/>
        <w:ind w:left="720" w:hanging="720"/>
      </w:pPr>
      <w:r w:rsidRPr="00E82E9B">
        <w:t>9</w:t>
      </w:r>
      <w:r w:rsidRPr="00E82E9B">
        <w:tab/>
        <w:t xml:space="preserve">Clements, K. W. &amp; Si, J. Engel’s law, diet diversity, and the quality of food consumption. </w:t>
      </w:r>
      <w:r w:rsidRPr="00E82E9B">
        <w:rPr>
          <w:i/>
        </w:rPr>
        <w:t>American Journal of Agricultural Economics</w:t>
      </w:r>
      <w:r w:rsidRPr="00E82E9B">
        <w:t xml:space="preserve"> </w:t>
      </w:r>
      <w:r w:rsidRPr="00E82E9B">
        <w:rPr>
          <w:b/>
        </w:rPr>
        <w:t>100(1)</w:t>
      </w:r>
      <w:r w:rsidRPr="00E82E9B">
        <w:t>, 1-22, (2018).</w:t>
      </w:r>
    </w:p>
    <w:p w14:paraId="115E8C03" w14:textId="77777777" w:rsidR="00E82E9B" w:rsidRPr="00E82E9B" w:rsidRDefault="00E82E9B" w:rsidP="00E82E9B">
      <w:pPr>
        <w:pStyle w:val="EndNoteBibliography"/>
        <w:ind w:left="720" w:hanging="720"/>
      </w:pPr>
      <w:r w:rsidRPr="00E82E9B">
        <w:t>10</w:t>
      </w:r>
      <w:r w:rsidRPr="00E82E9B">
        <w:tab/>
        <w:t xml:space="preserve">Gouel, C. &amp; Guimbard, H. Nutrition Transition and the Structure of Global Food Demand. </w:t>
      </w:r>
      <w:r w:rsidRPr="00E82E9B">
        <w:rPr>
          <w:i/>
        </w:rPr>
        <w:t>American Journal of Agricultural Economics</w:t>
      </w:r>
      <w:r w:rsidRPr="00E82E9B">
        <w:t xml:space="preserve"> </w:t>
      </w:r>
      <w:r w:rsidRPr="00E82E9B">
        <w:rPr>
          <w:b/>
        </w:rPr>
        <w:t>101(2)</w:t>
      </w:r>
      <w:r w:rsidRPr="00E82E9B">
        <w:t>, 383–403, (2018).</w:t>
      </w:r>
    </w:p>
    <w:p w14:paraId="7228D227" w14:textId="77777777" w:rsidR="00E82E9B" w:rsidRPr="00E82E9B" w:rsidRDefault="00E82E9B" w:rsidP="00E82E9B">
      <w:pPr>
        <w:pStyle w:val="EndNoteBibliography"/>
        <w:ind w:left="720" w:hanging="720"/>
      </w:pPr>
      <w:r w:rsidRPr="00E82E9B">
        <w:t>11</w:t>
      </w:r>
      <w:r w:rsidRPr="00E82E9B">
        <w:tab/>
        <w:t xml:space="preserve">Belton, B., Bush, S. R. &amp; Little, D. C. Not just for the wealthy: Rethinking farmed fish consumption in the Global South. </w:t>
      </w:r>
      <w:r w:rsidRPr="00E82E9B">
        <w:rPr>
          <w:i/>
        </w:rPr>
        <w:t>Global Food Security</w:t>
      </w:r>
      <w:r w:rsidRPr="00E82E9B">
        <w:t xml:space="preserve"> </w:t>
      </w:r>
      <w:r w:rsidRPr="00E82E9B">
        <w:rPr>
          <w:b/>
        </w:rPr>
        <w:t>16</w:t>
      </w:r>
      <w:r w:rsidRPr="00E82E9B">
        <w:t>, 85-92, (2018).</w:t>
      </w:r>
    </w:p>
    <w:p w14:paraId="303FC681" w14:textId="5F67CC74" w:rsidR="00E82E9B" w:rsidRPr="00E82E9B" w:rsidRDefault="00E82E9B" w:rsidP="00E82E9B">
      <w:pPr>
        <w:pStyle w:val="EndNoteBibliography"/>
        <w:ind w:left="720" w:hanging="720"/>
      </w:pPr>
      <w:r w:rsidRPr="00E82E9B">
        <w:t>12</w:t>
      </w:r>
      <w:r w:rsidRPr="00E82E9B">
        <w:tab/>
        <w:t>Belton, B.</w:t>
      </w:r>
      <w:r w:rsidRPr="00E82E9B">
        <w:rPr>
          <w:i/>
        </w:rPr>
        <w:t xml:space="preserve"> et al.</w:t>
      </w:r>
      <w:r w:rsidRPr="00E82E9B">
        <w:t xml:space="preserve"> </w:t>
      </w:r>
      <w:r w:rsidRPr="00E82E9B">
        <w:rPr>
          <w:i/>
        </w:rPr>
        <w:t>Aquaculture in Transition: Value Chain Transformation, Fish and Food Security in Myanmar</w:t>
      </w:r>
      <w:r w:rsidRPr="00E82E9B">
        <w:t xml:space="preserve">. Report No. 8, Feed the Future Innovation Lab for Food Security Policy, (2015). </w:t>
      </w:r>
      <w:hyperlink r:id="rId21" w:history="1">
        <w:r w:rsidRPr="00E82E9B">
          <w:rPr>
            <w:rStyle w:val="Hyperlink"/>
          </w:rPr>
          <w:t>https://doi.org/10.22004/ag.econ.259027</w:t>
        </w:r>
      </w:hyperlink>
      <w:r w:rsidRPr="00E82E9B">
        <w:t>.</w:t>
      </w:r>
    </w:p>
    <w:p w14:paraId="2F52870E" w14:textId="77777777" w:rsidR="00E82E9B" w:rsidRPr="00E82E9B" w:rsidRDefault="00E82E9B" w:rsidP="00E82E9B">
      <w:pPr>
        <w:pStyle w:val="EndNoteBibliography"/>
        <w:ind w:left="720" w:hanging="720"/>
      </w:pPr>
      <w:r w:rsidRPr="00E82E9B">
        <w:t>13</w:t>
      </w:r>
      <w:r w:rsidRPr="00E82E9B">
        <w:tab/>
        <w:t xml:space="preserve">Toufique, K. A. &amp; Farook, S. N. Managing Fisheries for Food Security: Implications from Demand Analysis. </w:t>
      </w:r>
      <w:r w:rsidRPr="00E82E9B">
        <w:rPr>
          <w:i/>
        </w:rPr>
        <w:t>Marine Resource Economics</w:t>
      </w:r>
      <w:r w:rsidRPr="00E82E9B">
        <w:t xml:space="preserve"> </w:t>
      </w:r>
      <w:r w:rsidRPr="00E82E9B">
        <w:rPr>
          <w:b/>
        </w:rPr>
        <w:t>33(1)</w:t>
      </w:r>
      <w:r w:rsidRPr="00E82E9B">
        <w:t>, 61-85, (2017).</w:t>
      </w:r>
    </w:p>
    <w:p w14:paraId="58691833" w14:textId="77777777" w:rsidR="00E82E9B" w:rsidRPr="00E82E9B" w:rsidRDefault="00E82E9B" w:rsidP="00E82E9B">
      <w:pPr>
        <w:pStyle w:val="EndNoteBibliography"/>
        <w:ind w:left="720" w:hanging="720"/>
      </w:pPr>
      <w:r w:rsidRPr="00E82E9B">
        <w:t>14</w:t>
      </w:r>
      <w:r w:rsidRPr="00E82E9B">
        <w:tab/>
        <w:t xml:space="preserve">Tezzo, X., Bush, S. R., Oosterveer, P. J. M. &amp; Belton, B. Food system perspective on fisheries and aquaculture development in Asia. </w:t>
      </w:r>
      <w:r w:rsidRPr="00E82E9B">
        <w:rPr>
          <w:i/>
        </w:rPr>
        <w:t>Agriculture and Human Values</w:t>
      </w:r>
      <w:r w:rsidRPr="00E82E9B">
        <w:t>, 18, (2020).</w:t>
      </w:r>
    </w:p>
    <w:p w14:paraId="655FC71D" w14:textId="77777777" w:rsidR="00E82E9B" w:rsidRPr="00E82E9B" w:rsidRDefault="00E82E9B" w:rsidP="00E82E9B">
      <w:pPr>
        <w:pStyle w:val="EndNoteBibliography"/>
        <w:ind w:left="720" w:hanging="720"/>
      </w:pPr>
      <w:r w:rsidRPr="00E82E9B">
        <w:t>15</w:t>
      </w:r>
      <w:r w:rsidRPr="00E82E9B">
        <w:tab/>
        <w:t xml:space="preserve">Liverpool-Tasie, L., Sanou, A., Reardon, T. &amp; Belton, B. Demand for Imported versus Domestic Fish in Nigeria. </w:t>
      </w:r>
      <w:r w:rsidRPr="00E82E9B">
        <w:rPr>
          <w:i/>
        </w:rPr>
        <w:t>Journal of Agricultural Economics</w:t>
      </w:r>
      <w:r w:rsidRPr="00E82E9B">
        <w:t xml:space="preserve"> (2021).</w:t>
      </w:r>
    </w:p>
    <w:p w14:paraId="5A4A19C0" w14:textId="77777777" w:rsidR="00E82E9B" w:rsidRPr="00E82E9B" w:rsidRDefault="00E82E9B" w:rsidP="00E82E9B">
      <w:pPr>
        <w:pStyle w:val="EndNoteBibliography"/>
        <w:ind w:left="720" w:hanging="720"/>
      </w:pPr>
      <w:r w:rsidRPr="00E82E9B">
        <w:t>16</w:t>
      </w:r>
      <w:r w:rsidRPr="00E82E9B">
        <w:tab/>
        <w:t xml:space="preserve">Gephart, J. A. &amp; Pace, M. L. Structure and evolution of the global seafood trade network. </w:t>
      </w:r>
      <w:r w:rsidRPr="00E82E9B">
        <w:rPr>
          <w:i/>
        </w:rPr>
        <w:t>Environmental Research Letters</w:t>
      </w:r>
      <w:r w:rsidRPr="00E82E9B">
        <w:t xml:space="preserve"> </w:t>
      </w:r>
      <w:r w:rsidRPr="00E82E9B">
        <w:rPr>
          <w:b/>
        </w:rPr>
        <w:t>10</w:t>
      </w:r>
      <w:r w:rsidRPr="00E82E9B">
        <w:t>, 125014, (2015).</w:t>
      </w:r>
    </w:p>
    <w:p w14:paraId="668D35E1" w14:textId="77777777" w:rsidR="00E82E9B" w:rsidRPr="00E82E9B" w:rsidRDefault="00E82E9B" w:rsidP="00E82E9B">
      <w:pPr>
        <w:pStyle w:val="EndNoteBibliography"/>
        <w:ind w:left="720" w:hanging="720"/>
      </w:pPr>
      <w:r w:rsidRPr="00E82E9B">
        <w:t>17</w:t>
      </w:r>
      <w:r w:rsidRPr="00E82E9B">
        <w:tab/>
        <w:t xml:space="preserve">Bellmann, C., Tipping, A. &amp; Sumaila, U. R. Global trade in fish and fishery products: An overview. </w:t>
      </w:r>
      <w:r w:rsidRPr="00E82E9B">
        <w:rPr>
          <w:i/>
        </w:rPr>
        <w:t>Marine Policy</w:t>
      </w:r>
      <w:r w:rsidRPr="00E82E9B">
        <w:t xml:space="preserve"> </w:t>
      </w:r>
      <w:r w:rsidRPr="00E82E9B">
        <w:rPr>
          <w:b/>
        </w:rPr>
        <w:t>69</w:t>
      </w:r>
      <w:r w:rsidRPr="00E82E9B">
        <w:t>, 181-188, (2016).</w:t>
      </w:r>
    </w:p>
    <w:p w14:paraId="12FEB3D3" w14:textId="5C60FF20" w:rsidR="00E82E9B" w:rsidRPr="00E82E9B" w:rsidRDefault="00E82E9B" w:rsidP="00E82E9B">
      <w:pPr>
        <w:pStyle w:val="EndNoteBibliography"/>
        <w:ind w:left="720" w:hanging="720"/>
      </w:pPr>
      <w:r w:rsidRPr="00E82E9B">
        <w:t>18</w:t>
      </w:r>
      <w:r w:rsidRPr="00E82E9B">
        <w:tab/>
        <w:t xml:space="preserve">FAOSTAT. (2020). </w:t>
      </w:r>
      <w:r w:rsidRPr="00E82E9B">
        <w:rPr>
          <w:i/>
        </w:rPr>
        <w:t>Food and agriculture data</w:t>
      </w:r>
      <w:r w:rsidRPr="00E82E9B">
        <w:t>. ‘Retrieved from: ‘</w:t>
      </w:r>
      <w:hyperlink r:id="rId22" w:anchor="home" w:history="1">
        <w:r w:rsidRPr="00E82E9B">
          <w:rPr>
            <w:rStyle w:val="Hyperlink"/>
          </w:rPr>
          <w:t>http://www.fao.org/faostat/en/#home</w:t>
        </w:r>
      </w:hyperlink>
    </w:p>
    <w:p w14:paraId="0F341BC4" w14:textId="77777777" w:rsidR="00E82E9B" w:rsidRPr="00E82E9B" w:rsidRDefault="00E82E9B" w:rsidP="00E82E9B">
      <w:pPr>
        <w:pStyle w:val="EndNoteBibliography"/>
        <w:ind w:left="720" w:hanging="720"/>
      </w:pPr>
      <w:r w:rsidRPr="00E82E9B">
        <w:t>19</w:t>
      </w:r>
      <w:r w:rsidRPr="00E82E9B">
        <w:tab/>
        <w:t xml:space="preserve">Atkin, D. Trades, Tastes, and Nutrition in India. </w:t>
      </w:r>
      <w:r w:rsidRPr="00E82E9B">
        <w:rPr>
          <w:i/>
        </w:rPr>
        <w:t>American Economic Review</w:t>
      </w:r>
      <w:r w:rsidRPr="00E82E9B">
        <w:t xml:space="preserve"> </w:t>
      </w:r>
      <w:r w:rsidRPr="00E82E9B">
        <w:rPr>
          <w:b/>
        </w:rPr>
        <w:t>103(5)</w:t>
      </w:r>
      <w:r w:rsidRPr="00E82E9B">
        <w:t xml:space="preserve">, 1629-1663, </w:t>
      </w:r>
      <w:r w:rsidRPr="00E82E9B">
        <w:lastRenderedPageBreak/>
        <w:t>(2013).</w:t>
      </w:r>
    </w:p>
    <w:p w14:paraId="3D5A28C9" w14:textId="77777777" w:rsidR="00E82E9B" w:rsidRPr="00E82E9B" w:rsidRDefault="00E82E9B" w:rsidP="00E82E9B">
      <w:pPr>
        <w:pStyle w:val="EndNoteBibliography"/>
        <w:ind w:left="720" w:hanging="720"/>
      </w:pPr>
      <w:r w:rsidRPr="00E82E9B">
        <w:t>20</w:t>
      </w:r>
      <w:r w:rsidRPr="00E82E9B">
        <w:tab/>
        <w:t xml:space="preserve">Dubois, P., Griffith, R. &amp; Nevo, A. Do Prices and Attributes Explain International Differences in Food Purchases? </w:t>
      </w:r>
      <w:r w:rsidRPr="00E82E9B">
        <w:rPr>
          <w:i/>
        </w:rPr>
        <w:t>American Economic Review</w:t>
      </w:r>
      <w:r w:rsidRPr="00E82E9B">
        <w:t xml:space="preserve"> </w:t>
      </w:r>
      <w:r w:rsidRPr="00E82E9B">
        <w:rPr>
          <w:b/>
        </w:rPr>
        <w:t>104(3)</w:t>
      </w:r>
      <w:r w:rsidRPr="00E82E9B">
        <w:t>, 832-867, (2014).</w:t>
      </w:r>
    </w:p>
    <w:p w14:paraId="6B3688C2" w14:textId="77777777" w:rsidR="00E82E9B" w:rsidRPr="00E82E9B" w:rsidRDefault="00E82E9B" w:rsidP="00E82E9B">
      <w:pPr>
        <w:pStyle w:val="EndNoteBibliography"/>
        <w:ind w:left="720" w:hanging="720"/>
      </w:pPr>
      <w:r w:rsidRPr="00E82E9B">
        <w:t>21</w:t>
      </w:r>
      <w:r w:rsidRPr="00E82E9B">
        <w:tab/>
        <w:t xml:space="preserve">Belton, B., Reardon, T. &amp; Zilberman, D. Sustainable Commoditization of Seafood. </w:t>
      </w:r>
      <w:r w:rsidRPr="00E82E9B">
        <w:rPr>
          <w:i/>
        </w:rPr>
        <w:t>Nature Sustainability</w:t>
      </w:r>
      <w:r w:rsidRPr="00E82E9B">
        <w:t xml:space="preserve"> </w:t>
      </w:r>
      <w:r w:rsidRPr="00E82E9B">
        <w:rPr>
          <w:b/>
        </w:rPr>
        <w:t>3</w:t>
      </w:r>
      <w:r w:rsidRPr="00E82E9B">
        <w:t>, 677–684, (2020).</w:t>
      </w:r>
    </w:p>
    <w:p w14:paraId="36764661" w14:textId="77777777" w:rsidR="00E82E9B" w:rsidRPr="00E82E9B" w:rsidRDefault="00E82E9B" w:rsidP="00E82E9B">
      <w:pPr>
        <w:pStyle w:val="EndNoteBibliography"/>
        <w:ind w:left="720" w:hanging="720"/>
      </w:pPr>
      <w:r w:rsidRPr="00E82E9B">
        <w:t>22</w:t>
      </w:r>
      <w:r w:rsidRPr="00E82E9B">
        <w:tab/>
        <w:t>Blake, C. E.</w:t>
      </w:r>
      <w:r w:rsidRPr="00E82E9B">
        <w:rPr>
          <w:i/>
        </w:rPr>
        <w:t xml:space="preserve"> et al.</w:t>
      </w:r>
      <w:r w:rsidRPr="00E82E9B">
        <w:t xml:space="preserve"> Elaborating the science of food choice for rapidly changing food systems in low-and middle-income countries. </w:t>
      </w:r>
      <w:r w:rsidRPr="00E82E9B">
        <w:rPr>
          <w:i/>
        </w:rPr>
        <w:t>Global Food Security</w:t>
      </w:r>
      <w:r w:rsidRPr="00E82E9B">
        <w:t xml:space="preserve"> </w:t>
      </w:r>
      <w:r w:rsidRPr="00E82E9B">
        <w:rPr>
          <w:b/>
        </w:rPr>
        <w:t>28</w:t>
      </w:r>
      <w:r w:rsidRPr="00E82E9B">
        <w:t>, 100503, (2021).</w:t>
      </w:r>
    </w:p>
    <w:p w14:paraId="66F3D8FC" w14:textId="499F6C40" w:rsidR="00E82E9B" w:rsidRPr="00E82E9B" w:rsidRDefault="00E82E9B" w:rsidP="00E82E9B">
      <w:pPr>
        <w:pStyle w:val="EndNoteBibliography"/>
        <w:ind w:left="720" w:hanging="720"/>
      </w:pPr>
      <w:r w:rsidRPr="00E82E9B">
        <w:t>23</w:t>
      </w:r>
      <w:r w:rsidRPr="00E82E9B">
        <w:tab/>
        <w:t xml:space="preserve">FAO SOFIA. </w:t>
      </w:r>
      <w:r w:rsidRPr="00E82E9B">
        <w:rPr>
          <w:i/>
        </w:rPr>
        <w:t>The State of World Fisheries and Aquaculture 2020. Sustainability in action</w:t>
      </w:r>
      <w:r w:rsidRPr="00E82E9B">
        <w:t xml:space="preserve">. Rome, (2020). </w:t>
      </w:r>
      <w:hyperlink r:id="rId23" w:history="1">
        <w:r w:rsidRPr="00E82E9B">
          <w:rPr>
            <w:rStyle w:val="Hyperlink"/>
          </w:rPr>
          <w:t>https://doi.org/10.4060/ca9229en</w:t>
        </w:r>
      </w:hyperlink>
      <w:r w:rsidRPr="00E82E9B">
        <w:t>.</w:t>
      </w:r>
    </w:p>
    <w:p w14:paraId="04576187" w14:textId="77777777" w:rsidR="00E82E9B" w:rsidRPr="00E82E9B" w:rsidRDefault="00E82E9B" w:rsidP="00E82E9B">
      <w:pPr>
        <w:pStyle w:val="EndNoteBibliography"/>
        <w:ind w:left="720" w:hanging="720"/>
      </w:pPr>
      <w:r w:rsidRPr="00E82E9B">
        <w:t>24</w:t>
      </w:r>
      <w:r w:rsidRPr="00E82E9B">
        <w:tab/>
        <w:t xml:space="preserve">Mansfield, B. Fish, factory trawlers, and imitation crab: the nature of quality in the seafood industry. </w:t>
      </w:r>
      <w:r w:rsidRPr="00E82E9B">
        <w:rPr>
          <w:i/>
        </w:rPr>
        <w:t>Journal of Rural Studies</w:t>
      </w:r>
      <w:r w:rsidRPr="00E82E9B">
        <w:t xml:space="preserve"> </w:t>
      </w:r>
      <w:r w:rsidRPr="00E82E9B">
        <w:rPr>
          <w:b/>
        </w:rPr>
        <w:t>19(1)</w:t>
      </w:r>
      <w:r w:rsidRPr="00E82E9B">
        <w:t>, 9-21, (2003).</w:t>
      </w:r>
    </w:p>
    <w:p w14:paraId="76C6DED0" w14:textId="77777777" w:rsidR="00E82E9B" w:rsidRPr="00E82E9B" w:rsidRDefault="00E82E9B" w:rsidP="00E82E9B">
      <w:pPr>
        <w:pStyle w:val="EndNoteBibliography"/>
        <w:ind w:left="720" w:hanging="720"/>
      </w:pPr>
      <w:r w:rsidRPr="00E82E9B">
        <w:t>25</w:t>
      </w:r>
      <w:r w:rsidRPr="00E82E9B">
        <w:tab/>
        <w:t xml:space="preserve">Corson, T. </w:t>
      </w:r>
      <w:r w:rsidRPr="00E82E9B">
        <w:rPr>
          <w:i/>
        </w:rPr>
        <w:t>The story of sushi: an unlikely saga of raw fish and rice</w:t>
      </w:r>
      <w:r w:rsidRPr="00E82E9B">
        <w:t>. (Perennial, 2008).</w:t>
      </w:r>
    </w:p>
    <w:p w14:paraId="3F31D77C" w14:textId="77777777" w:rsidR="00E82E9B" w:rsidRPr="00E82E9B" w:rsidRDefault="00E82E9B" w:rsidP="00E82E9B">
      <w:pPr>
        <w:pStyle w:val="EndNoteBibliography"/>
        <w:ind w:left="720" w:hanging="720"/>
      </w:pPr>
      <w:r w:rsidRPr="00E82E9B">
        <w:t>26</w:t>
      </w:r>
      <w:r w:rsidRPr="00E82E9B">
        <w:tab/>
        <w:t xml:space="preserve">Bush, S. R. &amp; Oosterveer, P. </w:t>
      </w:r>
      <w:r w:rsidRPr="00E82E9B">
        <w:rPr>
          <w:i/>
        </w:rPr>
        <w:t>Governing Sustainable Seafood</w:t>
      </w:r>
      <w:r w:rsidRPr="00E82E9B">
        <w:t>. (Routledge, 2019).</w:t>
      </w:r>
    </w:p>
    <w:p w14:paraId="71A28874" w14:textId="77777777" w:rsidR="00E82E9B" w:rsidRPr="00E82E9B" w:rsidRDefault="00E82E9B" w:rsidP="00E82E9B">
      <w:pPr>
        <w:pStyle w:val="EndNoteBibliography"/>
        <w:ind w:left="720" w:hanging="720"/>
      </w:pPr>
      <w:r w:rsidRPr="00E82E9B">
        <w:t>27</w:t>
      </w:r>
      <w:r w:rsidRPr="00E82E9B">
        <w:tab/>
        <w:t xml:space="preserve">Naylor, R. L. A 20-year retrospective review of global aquaculture. </w:t>
      </w:r>
      <w:r w:rsidRPr="00E82E9B">
        <w:rPr>
          <w:i/>
        </w:rPr>
        <w:t>Nature</w:t>
      </w:r>
      <w:r w:rsidRPr="00E82E9B">
        <w:t xml:space="preserve"> (2021).</w:t>
      </w:r>
    </w:p>
    <w:p w14:paraId="0115D8C8" w14:textId="77777777" w:rsidR="00E82E9B" w:rsidRPr="00E82E9B" w:rsidRDefault="00E82E9B" w:rsidP="00E82E9B">
      <w:pPr>
        <w:pStyle w:val="EndNoteBibliography"/>
        <w:ind w:left="720" w:hanging="720"/>
      </w:pPr>
      <w:r w:rsidRPr="00E82E9B">
        <w:t>28</w:t>
      </w:r>
      <w:r w:rsidRPr="00E82E9B">
        <w:tab/>
        <w:t xml:space="preserve">Stevens, J. R., Newton, R. W., Tlusty, M. &amp; Little, D. C. The rise of aquaculture by-products: Increasing food production, value, and sustainability through strategic utilisation. </w:t>
      </w:r>
      <w:r w:rsidRPr="00E82E9B">
        <w:rPr>
          <w:i/>
        </w:rPr>
        <w:t>Marine Policy</w:t>
      </w:r>
      <w:r w:rsidRPr="00E82E9B">
        <w:t xml:space="preserve"> </w:t>
      </w:r>
      <w:r w:rsidRPr="00E82E9B">
        <w:rPr>
          <w:b/>
        </w:rPr>
        <w:t>90</w:t>
      </w:r>
      <w:r w:rsidRPr="00E82E9B">
        <w:t>, 115-124, (2018).</w:t>
      </w:r>
    </w:p>
    <w:p w14:paraId="39B51CB0" w14:textId="77777777" w:rsidR="00E82E9B" w:rsidRPr="00E82E9B" w:rsidRDefault="00E82E9B" w:rsidP="00E82E9B">
      <w:pPr>
        <w:pStyle w:val="EndNoteBibliography"/>
        <w:ind w:left="720" w:hanging="720"/>
      </w:pPr>
      <w:r w:rsidRPr="00E82E9B">
        <w:t>29</w:t>
      </w:r>
      <w:r w:rsidRPr="00E82E9B">
        <w:tab/>
        <w:t xml:space="preserve">Newton, R. W. &amp; Little, D. C. Mapping the impacts of farmed Scottish salmon from a life cycle perspective. </w:t>
      </w:r>
      <w:r w:rsidRPr="00E82E9B">
        <w:rPr>
          <w:i/>
        </w:rPr>
        <w:t>International Journal of Life Cycle Assessment</w:t>
      </w:r>
      <w:r w:rsidRPr="00E82E9B">
        <w:t xml:space="preserve"> </w:t>
      </w:r>
      <w:r w:rsidRPr="00E82E9B">
        <w:rPr>
          <w:b/>
        </w:rPr>
        <w:t>23</w:t>
      </w:r>
      <w:r w:rsidRPr="00E82E9B">
        <w:t>, 1018-1029, (2018).</w:t>
      </w:r>
    </w:p>
    <w:p w14:paraId="329FE1E6" w14:textId="77777777" w:rsidR="00E82E9B" w:rsidRPr="00E82E9B" w:rsidRDefault="00E82E9B" w:rsidP="00E82E9B">
      <w:pPr>
        <w:pStyle w:val="EndNoteBibliography"/>
        <w:ind w:left="720" w:hanging="720"/>
      </w:pPr>
      <w:r w:rsidRPr="00E82E9B">
        <w:t>30</w:t>
      </w:r>
      <w:r w:rsidRPr="00E82E9B">
        <w:tab/>
        <w:t xml:space="preserve">FAO. </w:t>
      </w:r>
      <w:r w:rsidRPr="00E82E9B">
        <w:rPr>
          <w:i/>
        </w:rPr>
        <w:t>New Food Balances</w:t>
      </w:r>
      <w:r w:rsidRPr="00E82E9B">
        <w:t xml:space="preserve">. (FAO, 2020). </w:t>
      </w:r>
      <w:r w:rsidRPr="00E82E9B">
        <w:rPr>
          <w:b/>
        </w:rPr>
        <w:t>Accessed August 10, 2020</w:t>
      </w:r>
      <w:r w:rsidRPr="00E82E9B">
        <w:t>.</w:t>
      </w:r>
    </w:p>
    <w:p w14:paraId="12ED2A0C" w14:textId="77777777" w:rsidR="00E82E9B" w:rsidRPr="00E82E9B" w:rsidRDefault="00E82E9B" w:rsidP="00E82E9B">
      <w:pPr>
        <w:pStyle w:val="EndNoteBibliography"/>
        <w:ind w:left="720" w:hanging="720"/>
      </w:pPr>
      <w:r w:rsidRPr="00E82E9B">
        <w:t>31</w:t>
      </w:r>
      <w:r w:rsidRPr="00E82E9B">
        <w:tab/>
        <w:t xml:space="preserve">Muhammad, A., D’Souza, A., Meade, B., Micha, R. &amp; Mozaffarian, D. How income and food prices influence global dietary intakes by age and sex: evidence from 164 countries. </w:t>
      </w:r>
      <w:r w:rsidRPr="00E82E9B">
        <w:rPr>
          <w:i/>
        </w:rPr>
        <w:t>BMJ Global Health</w:t>
      </w:r>
      <w:r w:rsidRPr="00E82E9B">
        <w:t xml:space="preserve"> </w:t>
      </w:r>
      <w:r w:rsidRPr="00E82E9B">
        <w:rPr>
          <w:b/>
        </w:rPr>
        <w:t>2</w:t>
      </w:r>
      <w:r w:rsidRPr="00E82E9B">
        <w:t>, e000183, (2017).</w:t>
      </w:r>
    </w:p>
    <w:p w14:paraId="06AFE93D" w14:textId="77777777" w:rsidR="00E82E9B" w:rsidRPr="00E82E9B" w:rsidRDefault="00E82E9B" w:rsidP="00E82E9B">
      <w:pPr>
        <w:pStyle w:val="EndNoteBibliography"/>
        <w:ind w:left="720" w:hanging="720"/>
      </w:pPr>
      <w:r w:rsidRPr="00E82E9B">
        <w:t>32</w:t>
      </w:r>
      <w:r w:rsidRPr="00E82E9B">
        <w:tab/>
        <w:t xml:space="preserve">Desiere, S., Hung, Y., Verbeke, W. &amp; D’Haese, M. Assessing current and future meat and fish consumption in Sub-Sahara Africa: Learnings from FAO Food Balance Sheets and LSMS household survey data. </w:t>
      </w:r>
      <w:r w:rsidRPr="00E82E9B">
        <w:rPr>
          <w:i/>
        </w:rPr>
        <w:t>Global Food Security</w:t>
      </w:r>
      <w:r w:rsidRPr="00E82E9B">
        <w:t xml:space="preserve"> </w:t>
      </w:r>
      <w:r w:rsidRPr="00E82E9B">
        <w:rPr>
          <w:b/>
        </w:rPr>
        <w:t>16</w:t>
      </w:r>
      <w:r w:rsidRPr="00E82E9B">
        <w:t>, 116-126, (2018).</w:t>
      </w:r>
    </w:p>
    <w:p w14:paraId="2380A927" w14:textId="77777777" w:rsidR="00E82E9B" w:rsidRPr="00E82E9B" w:rsidRDefault="00E82E9B" w:rsidP="00E82E9B">
      <w:pPr>
        <w:pStyle w:val="EndNoteBibliography"/>
        <w:ind w:left="720" w:hanging="720"/>
      </w:pPr>
      <w:r w:rsidRPr="00E82E9B">
        <w:t>33</w:t>
      </w:r>
      <w:r w:rsidRPr="00E82E9B">
        <w:tab/>
        <w:t xml:space="preserve">Gordon, A., Finegold, C., Crissman, C. &amp; Pulis, A. </w:t>
      </w:r>
      <w:r w:rsidRPr="00E82E9B">
        <w:rPr>
          <w:i/>
        </w:rPr>
        <w:t xml:space="preserve">Fish Production, Consumption, and Trade in Sub-Saharan Africa: A Review Analysis </w:t>
      </w:r>
      <w:r w:rsidRPr="00E82E9B">
        <w:t>WorldFish, (2013).</w:t>
      </w:r>
    </w:p>
    <w:p w14:paraId="43BDC86D" w14:textId="77777777" w:rsidR="00E82E9B" w:rsidRPr="00E82E9B" w:rsidRDefault="00E82E9B" w:rsidP="00E82E9B">
      <w:pPr>
        <w:pStyle w:val="EndNoteBibliography"/>
        <w:ind w:left="720" w:hanging="720"/>
      </w:pPr>
      <w:r w:rsidRPr="00E82E9B">
        <w:t>34</w:t>
      </w:r>
      <w:r w:rsidRPr="00E82E9B">
        <w:tab/>
        <w:t>Thilsted, S. H.</w:t>
      </w:r>
      <w:r w:rsidRPr="00E82E9B">
        <w:rPr>
          <w:i/>
        </w:rPr>
        <w:t xml:space="preserve"> et al.</w:t>
      </w:r>
      <w:r w:rsidRPr="00E82E9B">
        <w:t xml:space="preserve"> Sustaining healthy diets: The role of capture fisheries and aquaculture for improving nutrition in the post-2015 era. </w:t>
      </w:r>
      <w:r w:rsidRPr="00E82E9B">
        <w:rPr>
          <w:i/>
        </w:rPr>
        <w:t>Food Policy</w:t>
      </w:r>
      <w:r w:rsidRPr="00E82E9B">
        <w:t xml:space="preserve"> </w:t>
      </w:r>
      <w:r w:rsidRPr="00E82E9B">
        <w:rPr>
          <w:b/>
        </w:rPr>
        <w:t>61</w:t>
      </w:r>
      <w:r w:rsidRPr="00E82E9B">
        <w:t>, 126-131, (2016).</w:t>
      </w:r>
    </w:p>
    <w:p w14:paraId="42ABA3C5" w14:textId="77777777" w:rsidR="00E82E9B" w:rsidRPr="00E82E9B" w:rsidRDefault="00E82E9B" w:rsidP="00E82E9B">
      <w:pPr>
        <w:pStyle w:val="EndNoteBibliography"/>
        <w:ind w:left="720" w:hanging="720"/>
      </w:pPr>
      <w:r w:rsidRPr="00E82E9B">
        <w:t>35</w:t>
      </w:r>
      <w:r w:rsidRPr="00E82E9B">
        <w:tab/>
        <w:t xml:space="preserve">Akintola, S. L. &amp; Fakoya, K. A. Small-scale fisheries in the context of traditional post-harvest practice and the quest for food and nutritional security in Nigeria. </w:t>
      </w:r>
      <w:r w:rsidRPr="00E82E9B">
        <w:rPr>
          <w:i/>
        </w:rPr>
        <w:t>Agriculture and Food Security</w:t>
      </w:r>
      <w:r w:rsidRPr="00E82E9B">
        <w:t xml:space="preserve"> </w:t>
      </w:r>
      <w:r w:rsidRPr="00E82E9B">
        <w:rPr>
          <w:b/>
        </w:rPr>
        <w:t>6(1)</w:t>
      </w:r>
      <w:r w:rsidRPr="00E82E9B">
        <w:t>, 1-17, (2017).</w:t>
      </w:r>
    </w:p>
    <w:p w14:paraId="7648C740" w14:textId="77777777" w:rsidR="00E82E9B" w:rsidRPr="00E82E9B" w:rsidRDefault="00E82E9B" w:rsidP="00E82E9B">
      <w:pPr>
        <w:pStyle w:val="EndNoteBibliography"/>
        <w:ind w:left="720" w:hanging="720"/>
      </w:pPr>
      <w:r w:rsidRPr="00E82E9B">
        <w:t>36</w:t>
      </w:r>
      <w:r w:rsidRPr="00E82E9B">
        <w:tab/>
        <w:t xml:space="preserve">Hortle, K. G. </w:t>
      </w:r>
      <w:r w:rsidRPr="00E82E9B">
        <w:rPr>
          <w:i/>
        </w:rPr>
        <w:t>Consumption and the yield of fish and other aquatic animals from the Lower Mekong Basin</w:t>
      </w:r>
      <w:r w:rsidRPr="00E82E9B">
        <w:t>. 1-88, Mekong River Commission, (2007).</w:t>
      </w:r>
    </w:p>
    <w:p w14:paraId="6130BDD9" w14:textId="77777777" w:rsidR="00E82E9B" w:rsidRPr="00E82E9B" w:rsidRDefault="00E82E9B" w:rsidP="00E82E9B">
      <w:pPr>
        <w:pStyle w:val="EndNoteBibliography"/>
        <w:ind w:left="720" w:hanging="720"/>
      </w:pPr>
      <w:r w:rsidRPr="00E82E9B">
        <w:t>37</w:t>
      </w:r>
      <w:r w:rsidRPr="00E82E9B">
        <w:tab/>
        <w:t>Willett, W.</w:t>
      </w:r>
      <w:r w:rsidRPr="00E82E9B">
        <w:rPr>
          <w:i/>
        </w:rPr>
        <w:t xml:space="preserve"> et al.</w:t>
      </w:r>
      <w:r w:rsidRPr="00E82E9B">
        <w:t xml:space="preserve"> Food in the Anthropocene: the EAT–Lancet Commission on healthy diets from sustainable food systems. </w:t>
      </w:r>
      <w:r w:rsidRPr="00E82E9B">
        <w:rPr>
          <w:i/>
        </w:rPr>
        <w:t>The Lancet Commissions</w:t>
      </w:r>
      <w:r w:rsidRPr="00E82E9B">
        <w:t xml:space="preserve"> </w:t>
      </w:r>
      <w:r w:rsidRPr="00E82E9B">
        <w:rPr>
          <w:b/>
        </w:rPr>
        <w:t>393</w:t>
      </w:r>
      <w:r w:rsidRPr="00E82E9B">
        <w:t>, 447-492, (2019).</w:t>
      </w:r>
    </w:p>
    <w:p w14:paraId="4BEE7D5C" w14:textId="77777777" w:rsidR="00E82E9B" w:rsidRPr="00E82E9B" w:rsidRDefault="00E82E9B" w:rsidP="00E82E9B">
      <w:pPr>
        <w:pStyle w:val="EndNoteBibliography"/>
        <w:ind w:left="720" w:hanging="720"/>
      </w:pPr>
      <w:r w:rsidRPr="00E82E9B">
        <w:t>38</w:t>
      </w:r>
      <w:r w:rsidRPr="00E82E9B">
        <w:tab/>
        <w:t>Costello, C.</w:t>
      </w:r>
      <w:r w:rsidRPr="00E82E9B">
        <w:rPr>
          <w:i/>
        </w:rPr>
        <w:t xml:space="preserve"> et al.</w:t>
      </w:r>
      <w:r w:rsidRPr="00E82E9B">
        <w:t xml:space="preserve"> The future of food from the sea. </w:t>
      </w:r>
      <w:r w:rsidRPr="00E82E9B">
        <w:rPr>
          <w:i/>
        </w:rPr>
        <w:t>Nature</w:t>
      </w:r>
      <w:r w:rsidRPr="00E82E9B">
        <w:t xml:space="preserve"> </w:t>
      </w:r>
      <w:r w:rsidRPr="00E82E9B">
        <w:rPr>
          <w:b/>
        </w:rPr>
        <w:t>588</w:t>
      </w:r>
      <w:r w:rsidRPr="00E82E9B">
        <w:t>, 95–100, (2020).</w:t>
      </w:r>
    </w:p>
    <w:p w14:paraId="5B2EBBA2" w14:textId="77777777" w:rsidR="00E82E9B" w:rsidRPr="00E82E9B" w:rsidRDefault="00E82E9B" w:rsidP="00E82E9B">
      <w:pPr>
        <w:pStyle w:val="EndNoteBibliography"/>
        <w:ind w:left="720" w:hanging="720"/>
      </w:pPr>
      <w:r w:rsidRPr="00E82E9B">
        <w:t>39</w:t>
      </w:r>
      <w:r w:rsidRPr="00E82E9B">
        <w:tab/>
        <w:t xml:space="preserve">Asche, F. &amp; Smith, M. D. Viewpoint: Induced Innovation in Fisheries and Aquaculture. </w:t>
      </w:r>
      <w:r w:rsidRPr="00E82E9B">
        <w:rPr>
          <w:i/>
        </w:rPr>
        <w:t>Food Policy</w:t>
      </w:r>
      <w:r w:rsidRPr="00E82E9B">
        <w:t xml:space="preserve"> </w:t>
      </w:r>
      <w:r w:rsidRPr="00E82E9B">
        <w:rPr>
          <w:b/>
        </w:rPr>
        <w:t>76</w:t>
      </w:r>
      <w:r w:rsidRPr="00E82E9B">
        <w:t>, 1-7, (2018).</w:t>
      </w:r>
    </w:p>
    <w:p w14:paraId="76A1B810" w14:textId="77777777" w:rsidR="00E82E9B" w:rsidRPr="00E82E9B" w:rsidRDefault="00E82E9B" w:rsidP="00E82E9B">
      <w:pPr>
        <w:pStyle w:val="EndNoteBibliography"/>
        <w:ind w:left="720" w:hanging="720"/>
      </w:pPr>
      <w:r w:rsidRPr="00E82E9B">
        <w:t>40</w:t>
      </w:r>
      <w:r w:rsidRPr="00E82E9B">
        <w:tab/>
        <w:t xml:space="preserve">Headey, D. D. &amp; Alderman, H. H. The relative caloric prices of healthy and unhealthy foods differ systematically across income levels and continents. </w:t>
      </w:r>
      <w:r w:rsidRPr="00E82E9B">
        <w:rPr>
          <w:i/>
        </w:rPr>
        <w:t>The Journal of Nutrition</w:t>
      </w:r>
      <w:r w:rsidRPr="00E82E9B">
        <w:t xml:space="preserve"> </w:t>
      </w:r>
      <w:r w:rsidRPr="00E82E9B">
        <w:rPr>
          <w:b/>
        </w:rPr>
        <w:t>149(11)</w:t>
      </w:r>
      <w:r w:rsidRPr="00E82E9B">
        <w:t>, 2020-2033, (2019).</w:t>
      </w:r>
    </w:p>
    <w:p w14:paraId="08C0A69E" w14:textId="77777777" w:rsidR="00E82E9B" w:rsidRPr="00E82E9B" w:rsidRDefault="00E82E9B" w:rsidP="00E82E9B">
      <w:pPr>
        <w:pStyle w:val="EndNoteBibliography"/>
        <w:ind w:left="720" w:hanging="720"/>
      </w:pPr>
      <w:r w:rsidRPr="00E82E9B">
        <w:t>41</w:t>
      </w:r>
      <w:r w:rsidRPr="00E82E9B">
        <w:tab/>
        <w:t xml:space="preserve">Tonsor, G. T. &amp; Marsh, T. L. Comparing heterogeneous consumption in U.S. and Japanese meat and fish demand. </w:t>
      </w:r>
      <w:r w:rsidRPr="00E82E9B">
        <w:rPr>
          <w:i/>
        </w:rPr>
        <w:t>Agricultural Economics</w:t>
      </w:r>
      <w:r w:rsidRPr="00E82E9B">
        <w:t xml:space="preserve"> </w:t>
      </w:r>
      <w:r w:rsidRPr="00E82E9B">
        <w:rPr>
          <w:b/>
        </w:rPr>
        <w:t>37</w:t>
      </w:r>
      <w:r w:rsidRPr="00E82E9B">
        <w:t>, 81-91, (2007).</w:t>
      </w:r>
    </w:p>
    <w:p w14:paraId="74375C7B" w14:textId="77777777" w:rsidR="00E82E9B" w:rsidRPr="00E82E9B" w:rsidRDefault="00E82E9B" w:rsidP="00E82E9B">
      <w:pPr>
        <w:pStyle w:val="EndNoteBibliography"/>
        <w:ind w:left="720" w:hanging="720"/>
      </w:pPr>
      <w:r w:rsidRPr="00E82E9B">
        <w:t>42</w:t>
      </w:r>
      <w:r w:rsidRPr="00E82E9B">
        <w:tab/>
        <w:t xml:space="preserve">Kumar, P., Dey, M. M. &amp; Paraguas, F. J. Demand for Fish by Species in India: Three-stage Budgeting Framework. </w:t>
      </w:r>
      <w:r w:rsidRPr="00E82E9B">
        <w:rPr>
          <w:i/>
        </w:rPr>
        <w:t>Agricultural Economics Research Review</w:t>
      </w:r>
      <w:r w:rsidRPr="00E82E9B">
        <w:t xml:space="preserve"> </w:t>
      </w:r>
      <w:r w:rsidRPr="00E82E9B">
        <w:rPr>
          <w:b/>
        </w:rPr>
        <w:t>18</w:t>
      </w:r>
      <w:r w:rsidRPr="00E82E9B">
        <w:t>, 167-186, (2005).</w:t>
      </w:r>
    </w:p>
    <w:p w14:paraId="62C40309" w14:textId="77777777" w:rsidR="00E82E9B" w:rsidRPr="00E82E9B" w:rsidRDefault="00E82E9B" w:rsidP="00E82E9B">
      <w:pPr>
        <w:pStyle w:val="EndNoteBibliography"/>
        <w:ind w:left="720" w:hanging="720"/>
      </w:pPr>
      <w:r w:rsidRPr="00E82E9B">
        <w:t>43</w:t>
      </w:r>
      <w:r w:rsidRPr="00E82E9B">
        <w:tab/>
        <w:t>Cao, L.</w:t>
      </w:r>
      <w:r w:rsidRPr="00E82E9B">
        <w:rPr>
          <w:i/>
        </w:rPr>
        <w:t xml:space="preserve"> et al.</w:t>
      </w:r>
      <w:r w:rsidRPr="00E82E9B">
        <w:t xml:space="preserve"> China's aquaculture and the world's wild fisheries. </w:t>
      </w:r>
      <w:r w:rsidRPr="00E82E9B">
        <w:rPr>
          <w:i/>
        </w:rPr>
        <w:t>Science</w:t>
      </w:r>
      <w:r w:rsidRPr="00E82E9B">
        <w:t xml:space="preserve"> </w:t>
      </w:r>
      <w:r w:rsidRPr="00E82E9B">
        <w:rPr>
          <w:b/>
        </w:rPr>
        <w:t>347</w:t>
      </w:r>
      <w:r w:rsidRPr="00E82E9B">
        <w:t>, 133-135, (2015).</w:t>
      </w:r>
    </w:p>
    <w:p w14:paraId="53B94DFC" w14:textId="77777777" w:rsidR="00E82E9B" w:rsidRPr="00E82E9B" w:rsidRDefault="00E82E9B" w:rsidP="00E82E9B">
      <w:pPr>
        <w:pStyle w:val="EndNoteBibliography"/>
        <w:ind w:left="720" w:hanging="720"/>
      </w:pPr>
      <w:r w:rsidRPr="00E82E9B">
        <w:t>44</w:t>
      </w:r>
      <w:r w:rsidRPr="00E82E9B">
        <w:tab/>
        <w:t>Crona, B.</w:t>
      </w:r>
      <w:r w:rsidRPr="00E82E9B">
        <w:rPr>
          <w:i/>
        </w:rPr>
        <w:t xml:space="preserve"> et al.</w:t>
      </w:r>
      <w:r w:rsidRPr="00E82E9B">
        <w:t xml:space="preserve"> China at a crossroads: An analysis of China’s changing seafood production and consumption. </w:t>
      </w:r>
      <w:r w:rsidRPr="00E82E9B">
        <w:rPr>
          <w:i/>
        </w:rPr>
        <w:t>One Earth</w:t>
      </w:r>
      <w:r w:rsidRPr="00E82E9B">
        <w:t xml:space="preserve"> </w:t>
      </w:r>
      <w:r w:rsidRPr="00E82E9B">
        <w:rPr>
          <w:b/>
        </w:rPr>
        <w:t>3</w:t>
      </w:r>
      <w:r w:rsidRPr="00E82E9B">
        <w:t>, 32-44, (2020).</w:t>
      </w:r>
    </w:p>
    <w:p w14:paraId="1134F41C" w14:textId="34953C9F" w:rsidR="00E82E9B" w:rsidRPr="00E82E9B" w:rsidRDefault="00E82E9B" w:rsidP="00E82E9B">
      <w:pPr>
        <w:pStyle w:val="EndNoteBibliography"/>
        <w:ind w:left="720" w:hanging="720"/>
      </w:pPr>
      <w:r w:rsidRPr="00E82E9B">
        <w:t>45</w:t>
      </w:r>
      <w:r w:rsidRPr="00E82E9B">
        <w:tab/>
        <w:t xml:space="preserve">World Bank. </w:t>
      </w:r>
      <w:r w:rsidRPr="00E82E9B">
        <w:rPr>
          <w:i/>
        </w:rPr>
        <w:t xml:space="preserve">Purchasing Power Parities and the Size of World Economies: Results from the 2017 </w:t>
      </w:r>
      <w:r w:rsidRPr="00E82E9B">
        <w:rPr>
          <w:i/>
        </w:rPr>
        <w:lastRenderedPageBreak/>
        <w:t xml:space="preserve">International Comparison Program. Washington, DC: World Bank (2020). Doi: 10.1596/978-1-4648-1530-0. License: Creative Commons Attribution CC BY 3.0 IGO </w:t>
      </w:r>
      <w:r w:rsidRPr="00E82E9B">
        <w:t>‘Retrieved from: ‘</w:t>
      </w:r>
      <w:hyperlink r:id="rId24" w:history="1">
        <w:r w:rsidRPr="00E82E9B">
          <w:rPr>
            <w:rStyle w:val="Hyperlink"/>
          </w:rPr>
          <w:t>https://www.worldbank.org/en/programs/icp</w:t>
        </w:r>
      </w:hyperlink>
    </w:p>
    <w:p w14:paraId="0ACDA98F" w14:textId="210ACE0B" w:rsidR="00E82E9B" w:rsidRPr="00E82E9B" w:rsidRDefault="00E82E9B" w:rsidP="00E82E9B">
      <w:pPr>
        <w:pStyle w:val="EndNoteBibliography"/>
        <w:ind w:left="720" w:hanging="720"/>
      </w:pPr>
      <w:r w:rsidRPr="00E82E9B">
        <w:t>46</w:t>
      </w:r>
      <w:r w:rsidRPr="00E82E9B">
        <w:tab/>
        <w:t xml:space="preserve">Population Reference Bureau. (2020). </w:t>
      </w:r>
      <w:r w:rsidRPr="00E82E9B">
        <w:rPr>
          <w:i/>
        </w:rPr>
        <w:t>Population Data Sheet</w:t>
      </w:r>
      <w:r w:rsidRPr="00E82E9B">
        <w:t>. ‘Retrieved from: ‘</w:t>
      </w:r>
      <w:hyperlink r:id="rId25" w:history="1">
        <w:r w:rsidRPr="00E82E9B">
          <w:rPr>
            <w:rStyle w:val="Hyperlink"/>
          </w:rPr>
          <w:t>https://www.prb.org/2020-world-population-data-sheet/</w:t>
        </w:r>
      </w:hyperlink>
    </w:p>
    <w:p w14:paraId="6E40856F" w14:textId="77777777" w:rsidR="00E82E9B" w:rsidRPr="00E82E9B" w:rsidRDefault="00E82E9B" w:rsidP="00E82E9B">
      <w:pPr>
        <w:pStyle w:val="EndNoteBibliography"/>
        <w:ind w:left="720" w:hanging="720"/>
      </w:pPr>
      <w:r w:rsidRPr="00E82E9B">
        <w:t>47</w:t>
      </w:r>
      <w:r w:rsidRPr="00E82E9B">
        <w:tab/>
        <w:t>Cao, L.</w:t>
      </w:r>
      <w:r w:rsidRPr="00E82E9B">
        <w:rPr>
          <w:i/>
        </w:rPr>
        <w:t xml:space="preserve"> et al.</w:t>
      </w:r>
      <w:r w:rsidRPr="00E82E9B">
        <w:t xml:space="preserve"> Opportunity for marine fisheries reform in China. </w:t>
      </w:r>
      <w:r w:rsidRPr="00E82E9B">
        <w:rPr>
          <w:i/>
        </w:rPr>
        <w:t>Proceedings of the National Academy of Sciences</w:t>
      </w:r>
      <w:r w:rsidRPr="00E82E9B">
        <w:t xml:space="preserve"> </w:t>
      </w:r>
      <w:r w:rsidRPr="00E82E9B">
        <w:rPr>
          <w:b/>
        </w:rPr>
        <w:t>114(3)</w:t>
      </w:r>
      <w:r w:rsidRPr="00E82E9B">
        <w:t>, 435–442, (2017).</w:t>
      </w:r>
    </w:p>
    <w:p w14:paraId="48BCBF90" w14:textId="2B3548B1" w:rsidR="00E82E9B" w:rsidRPr="00E82E9B" w:rsidRDefault="00E82E9B" w:rsidP="00E82E9B">
      <w:pPr>
        <w:pStyle w:val="EndNoteBibliography"/>
        <w:ind w:left="720" w:hanging="720"/>
      </w:pPr>
      <w:r w:rsidRPr="00E82E9B">
        <w:t>48</w:t>
      </w:r>
      <w:r w:rsidRPr="00E82E9B">
        <w:tab/>
      </w:r>
      <w:r w:rsidRPr="00E82E9B">
        <w:rPr>
          <w:i/>
        </w:rPr>
        <w:t>China Statistical Yearbook</w:t>
      </w:r>
      <w:r w:rsidRPr="00E82E9B">
        <w:t>, Available at &lt;</w:t>
      </w:r>
      <w:hyperlink r:id="rId26" w:history="1">
        <w:r w:rsidRPr="00E82E9B">
          <w:rPr>
            <w:rStyle w:val="Hyperlink"/>
          </w:rPr>
          <w:t>http://www.stats.gov.cn/tjsj/ndsj/2020/indexeh.htm</w:t>
        </w:r>
      </w:hyperlink>
      <w:r w:rsidRPr="00E82E9B">
        <w:t>&gt; (2020).</w:t>
      </w:r>
    </w:p>
    <w:p w14:paraId="07D5E596" w14:textId="77777777" w:rsidR="00E82E9B" w:rsidRPr="00E82E9B" w:rsidRDefault="00E82E9B" w:rsidP="00E82E9B">
      <w:pPr>
        <w:pStyle w:val="EndNoteBibliography"/>
        <w:ind w:left="720" w:hanging="720"/>
      </w:pPr>
      <w:r w:rsidRPr="00E82E9B">
        <w:t>49</w:t>
      </w:r>
      <w:r w:rsidRPr="00E82E9B">
        <w:tab/>
        <w:t>Chiu, A.</w:t>
      </w:r>
      <w:r w:rsidRPr="00E82E9B">
        <w:rPr>
          <w:i/>
        </w:rPr>
        <w:t xml:space="preserve"> et al.</w:t>
      </w:r>
      <w:r w:rsidRPr="00E82E9B">
        <w:t xml:space="preserve"> Feed and fishmeal use in the production of carp and tilapia in China. </w:t>
      </w:r>
      <w:r w:rsidRPr="00E82E9B">
        <w:rPr>
          <w:i/>
        </w:rPr>
        <w:t>Aquaculture</w:t>
      </w:r>
      <w:r w:rsidRPr="00E82E9B">
        <w:t xml:space="preserve"> </w:t>
      </w:r>
      <w:r w:rsidRPr="00E82E9B">
        <w:rPr>
          <w:b/>
        </w:rPr>
        <w:t>414-415</w:t>
      </w:r>
      <w:r w:rsidRPr="00E82E9B">
        <w:t>, 127-134, (2013).</w:t>
      </w:r>
    </w:p>
    <w:p w14:paraId="7382D878" w14:textId="77777777" w:rsidR="00E82E9B" w:rsidRPr="00E82E9B" w:rsidRDefault="00E82E9B" w:rsidP="00E82E9B">
      <w:pPr>
        <w:pStyle w:val="EndNoteBibliography"/>
        <w:ind w:left="720" w:hanging="720"/>
      </w:pPr>
      <w:r w:rsidRPr="00E82E9B">
        <w:t>50</w:t>
      </w:r>
      <w:r w:rsidRPr="00E82E9B">
        <w:tab/>
        <w:t xml:space="preserve">Zhang, Y. &amp; L., Z. A Comparative Study on Consumption Demand of Chinese and American Aquatic Products and Its Implications. </w:t>
      </w:r>
      <w:r w:rsidRPr="00E82E9B">
        <w:rPr>
          <w:i/>
        </w:rPr>
        <w:t>Journal of Ocean University of China (Social Sciences)</w:t>
      </w:r>
      <w:r w:rsidRPr="00E82E9B">
        <w:t xml:space="preserve"> </w:t>
      </w:r>
      <w:r w:rsidRPr="00E82E9B">
        <w:rPr>
          <w:b/>
        </w:rPr>
        <w:t>5</w:t>
      </w:r>
      <w:r w:rsidRPr="00E82E9B">
        <w:t>, 77-84, (2018).</w:t>
      </w:r>
    </w:p>
    <w:p w14:paraId="01219373" w14:textId="77777777" w:rsidR="00E82E9B" w:rsidRPr="00E82E9B" w:rsidRDefault="00E82E9B" w:rsidP="00E82E9B">
      <w:pPr>
        <w:pStyle w:val="EndNoteBibliography"/>
        <w:ind w:left="720" w:hanging="720"/>
      </w:pPr>
      <w:r w:rsidRPr="00E82E9B">
        <w:t>51</w:t>
      </w:r>
      <w:r w:rsidRPr="00E82E9B">
        <w:tab/>
        <w:t xml:space="preserve">Fabinyi, M. Sustainable seafood consumption in China. </w:t>
      </w:r>
      <w:r w:rsidRPr="00E82E9B">
        <w:rPr>
          <w:i/>
        </w:rPr>
        <w:t>Marine Policy</w:t>
      </w:r>
      <w:r w:rsidRPr="00E82E9B">
        <w:t xml:space="preserve"> </w:t>
      </w:r>
      <w:r w:rsidRPr="00E82E9B">
        <w:rPr>
          <w:b/>
        </w:rPr>
        <w:t>74</w:t>
      </w:r>
      <w:r w:rsidRPr="00E82E9B">
        <w:t>, 85-87, (2016a).</w:t>
      </w:r>
    </w:p>
    <w:p w14:paraId="445F03EA" w14:textId="77777777" w:rsidR="00E82E9B" w:rsidRPr="00E82E9B" w:rsidRDefault="00E82E9B" w:rsidP="00E82E9B">
      <w:pPr>
        <w:pStyle w:val="EndNoteBibliography"/>
        <w:ind w:left="720" w:hanging="720"/>
      </w:pPr>
      <w:r w:rsidRPr="00E82E9B">
        <w:t>52</w:t>
      </w:r>
      <w:r w:rsidRPr="00E82E9B">
        <w:tab/>
        <w:t>Xiong, X.</w:t>
      </w:r>
      <w:r w:rsidRPr="00E82E9B">
        <w:rPr>
          <w:i/>
        </w:rPr>
        <w:t xml:space="preserve"> et al.</w:t>
      </w:r>
      <w:r w:rsidRPr="00E82E9B">
        <w:t xml:space="preserve"> The uncertainty of seafood labeling in China: A case study on Cod, Salmon and Tuna. </w:t>
      </w:r>
      <w:r w:rsidRPr="00E82E9B">
        <w:rPr>
          <w:i/>
        </w:rPr>
        <w:t>Marine Policy</w:t>
      </w:r>
      <w:r w:rsidRPr="00E82E9B">
        <w:t xml:space="preserve"> </w:t>
      </w:r>
      <w:r w:rsidRPr="00E82E9B">
        <w:rPr>
          <w:b/>
        </w:rPr>
        <w:t>68</w:t>
      </w:r>
      <w:r w:rsidRPr="00E82E9B">
        <w:t xml:space="preserve"> (2016).</w:t>
      </w:r>
    </w:p>
    <w:p w14:paraId="0D6CA9AF" w14:textId="77777777" w:rsidR="00E82E9B" w:rsidRPr="00E82E9B" w:rsidRDefault="00E82E9B" w:rsidP="00E82E9B">
      <w:pPr>
        <w:pStyle w:val="EndNoteBibliography"/>
        <w:ind w:left="720" w:hanging="720"/>
      </w:pPr>
      <w:r w:rsidRPr="00E82E9B">
        <w:t>53</w:t>
      </w:r>
      <w:r w:rsidRPr="00E82E9B">
        <w:tab/>
        <w:t>Wang, Z. H.</w:t>
      </w:r>
      <w:r w:rsidRPr="00E82E9B">
        <w:rPr>
          <w:i/>
        </w:rPr>
        <w:t xml:space="preserve"> et al.</w:t>
      </w:r>
      <w:r w:rsidRPr="00E82E9B">
        <w:t xml:space="preserve"> Secular trends in meat and seafood consumption patterns among Chinese adults, 1991–2011. </w:t>
      </w:r>
      <w:r w:rsidRPr="00E82E9B">
        <w:rPr>
          <w:i/>
        </w:rPr>
        <w:t>European Journal of Clinical Nutrition</w:t>
      </w:r>
      <w:r w:rsidRPr="00E82E9B">
        <w:t xml:space="preserve"> </w:t>
      </w:r>
      <w:r w:rsidRPr="00E82E9B">
        <w:rPr>
          <w:b/>
        </w:rPr>
        <w:t>69(2)</w:t>
      </w:r>
      <w:r w:rsidRPr="00E82E9B">
        <w:t xml:space="preserve"> (2015).</w:t>
      </w:r>
    </w:p>
    <w:p w14:paraId="1A5F63EC" w14:textId="77777777" w:rsidR="00E82E9B" w:rsidRPr="00E82E9B" w:rsidRDefault="00E82E9B" w:rsidP="00E82E9B">
      <w:pPr>
        <w:pStyle w:val="EndNoteBibliography"/>
        <w:ind w:left="720" w:hanging="720"/>
      </w:pPr>
      <w:r w:rsidRPr="00E82E9B">
        <w:t>54</w:t>
      </w:r>
      <w:r w:rsidRPr="00E82E9B">
        <w:tab/>
        <w:t xml:space="preserve">Xu, P., Zeng, Y., Fong, Q., Lone, T. &amp; Liu, Y. Chinese consumers' willingness to pay for green- and eco-labeled seafood. </w:t>
      </w:r>
      <w:r w:rsidRPr="00E82E9B">
        <w:rPr>
          <w:i/>
        </w:rPr>
        <w:t>Food Control</w:t>
      </w:r>
      <w:r w:rsidRPr="00E82E9B">
        <w:t xml:space="preserve"> </w:t>
      </w:r>
      <w:r w:rsidRPr="00E82E9B">
        <w:rPr>
          <w:b/>
        </w:rPr>
        <w:t>28</w:t>
      </w:r>
      <w:r w:rsidRPr="00E82E9B">
        <w:t>, 74-82, (2012).</w:t>
      </w:r>
    </w:p>
    <w:p w14:paraId="0534AB34" w14:textId="77777777" w:rsidR="00E82E9B" w:rsidRPr="00E82E9B" w:rsidRDefault="00E82E9B" w:rsidP="00E82E9B">
      <w:pPr>
        <w:pStyle w:val="EndNoteBibliography"/>
        <w:ind w:left="720" w:hanging="720"/>
      </w:pPr>
      <w:r w:rsidRPr="00E82E9B">
        <w:t>55</w:t>
      </w:r>
      <w:r w:rsidRPr="00E82E9B">
        <w:tab/>
        <w:t xml:space="preserve">NSSO. </w:t>
      </w:r>
      <w:r w:rsidRPr="00E82E9B">
        <w:rPr>
          <w:i/>
        </w:rPr>
        <w:t>Consumption of Some Important Commodities in India. NSS 50th Round</w:t>
      </w:r>
      <w:r w:rsidRPr="00E82E9B">
        <w:t>. Report No. 404, National Sample Survey Organization. Ministry of Statistics and Programme Implementation,  Government of India, (1997).</w:t>
      </w:r>
    </w:p>
    <w:p w14:paraId="53ACA23E" w14:textId="77777777" w:rsidR="00E82E9B" w:rsidRPr="00E82E9B" w:rsidRDefault="00E82E9B" w:rsidP="00E82E9B">
      <w:pPr>
        <w:pStyle w:val="EndNoteBibliography"/>
        <w:ind w:left="720" w:hanging="720"/>
      </w:pPr>
      <w:r w:rsidRPr="00E82E9B">
        <w:t>56</w:t>
      </w:r>
      <w:r w:rsidRPr="00E82E9B">
        <w:tab/>
        <w:t xml:space="preserve">NSSO. </w:t>
      </w:r>
      <w:r w:rsidRPr="00E82E9B">
        <w:rPr>
          <w:i/>
        </w:rPr>
        <w:t>Household Consumption of Various Goods and Services in India 2011-12. NSS 68th Round</w:t>
      </w:r>
      <w:r w:rsidRPr="00E82E9B">
        <w:t>. Report No. 558, National Sample Survey Organization. Ministry of Statistics and Programme Implementation, Government of India, (2014).</w:t>
      </w:r>
    </w:p>
    <w:p w14:paraId="41B6CF88" w14:textId="77777777" w:rsidR="00E82E9B" w:rsidRPr="00E82E9B" w:rsidRDefault="00E82E9B" w:rsidP="00E82E9B">
      <w:pPr>
        <w:pStyle w:val="EndNoteBibliography"/>
        <w:ind w:left="720" w:hanging="720"/>
      </w:pPr>
      <w:r w:rsidRPr="006D79CA">
        <w:rPr>
          <w:lang w:val="sv-SE"/>
          <w:rPrChange w:id="157" w:author="Beatrice Crona" w:date="2021-05-19T17:29:00Z">
            <w:rPr/>
          </w:rPrChange>
        </w:rPr>
        <w:t>57</w:t>
      </w:r>
      <w:r w:rsidRPr="006D79CA">
        <w:rPr>
          <w:lang w:val="sv-SE"/>
          <w:rPrChange w:id="158" w:author="Beatrice Crona" w:date="2021-05-19T17:29:00Z">
            <w:rPr/>
          </w:rPrChange>
        </w:rPr>
        <w:tab/>
        <w:t>Golden, C. D.</w:t>
      </w:r>
      <w:r w:rsidRPr="006D79CA">
        <w:rPr>
          <w:i/>
          <w:lang w:val="sv-SE"/>
          <w:rPrChange w:id="159" w:author="Beatrice Crona" w:date="2021-05-19T17:29:00Z">
            <w:rPr>
              <w:i/>
            </w:rPr>
          </w:rPrChange>
        </w:rPr>
        <w:t xml:space="preserve"> et al.</w:t>
      </w:r>
      <w:r w:rsidRPr="006D79CA">
        <w:rPr>
          <w:lang w:val="sv-SE"/>
          <w:rPrChange w:id="160" w:author="Beatrice Crona" w:date="2021-05-19T17:29:00Z">
            <w:rPr/>
          </w:rPrChange>
        </w:rPr>
        <w:t xml:space="preserve"> </w:t>
      </w:r>
      <w:r w:rsidRPr="00E82E9B">
        <w:t xml:space="preserve">Aquatic Foods to Nourish Nations. </w:t>
      </w:r>
      <w:r w:rsidRPr="00E82E9B">
        <w:rPr>
          <w:i/>
        </w:rPr>
        <w:t>Nature</w:t>
      </w:r>
      <w:r w:rsidRPr="00E82E9B">
        <w:t xml:space="preserve"> (2021).</w:t>
      </w:r>
    </w:p>
    <w:p w14:paraId="3C2F06E3" w14:textId="77777777" w:rsidR="00E82E9B" w:rsidRPr="00E82E9B" w:rsidRDefault="00E82E9B" w:rsidP="00E82E9B">
      <w:pPr>
        <w:pStyle w:val="EndNoteBibliography"/>
        <w:ind w:left="720" w:hanging="720"/>
      </w:pPr>
      <w:r w:rsidRPr="00E82E9B">
        <w:t>58</w:t>
      </w:r>
      <w:r w:rsidRPr="00E82E9B">
        <w:tab/>
      </w:r>
      <w:r w:rsidRPr="00E82E9B">
        <w:rPr>
          <w:i/>
        </w:rPr>
        <w:t>Spending and consumption behaviors of the Bottom of the Pyramid – Nigeria</w:t>
      </w:r>
      <w:r w:rsidRPr="00E82E9B">
        <w:t>. IPSOS, (2016).</w:t>
      </w:r>
    </w:p>
    <w:p w14:paraId="63FF4BE6" w14:textId="77777777" w:rsidR="00E82E9B" w:rsidRPr="00E82E9B" w:rsidRDefault="00E82E9B" w:rsidP="00E82E9B">
      <w:pPr>
        <w:pStyle w:val="EndNoteBibliography"/>
        <w:ind w:left="720" w:hanging="720"/>
      </w:pPr>
      <w:r w:rsidRPr="00E82E9B">
        <w:t>59</w:t>
      </w:r>
      <w:r w:rsidRPr="00E82E9B">
        <w:tab/>
        <w:t>Bradley, B.</w:t>
      </w:r>
      <w:r w:rsidRPr="00E82E9B">
        <w:rPr>
          <w:i/>
        </w:rPr>
        <w:t xml:space="preserve"> et al.</w:t>
      </w:r>
      <w:r w:rsidRPr="00E82E9B">
        <w:t xml:space="preserve"> </w:t>
      </w:r>
      <w:r w:rsidRPr="00E82E9B">
        <w:rPr>
          <w:i/>
        </w:rPr>
        <w:t>Fish in food systems in Nigeria: A review</w:t>
      </w:r>
      <w:r w:rsidRPr="00E82E9B">
        <w:t>. Penang, Malaysia, (2020).</w:t>
      </w:r>
    </w:p>
    <w:p w14:paraId="799E0540" w14:textId="77777777" w:rsidR="00E82E9B" w:rsidRPr="00E82E9B" w:rsidRDefault="00E82E9B" w:rsidP="00E82E9B">
      <w:pPr>
        <w:pStyle w:val="EndNoteBibliography"/>
        <w:ind w:left="720" w:hanging="720"/>
      </w:pPr>
      <w:r w:rsidRPr="00E82E9B">
        <w:t>60</w:t>
      </w:r>
      <w:r w:rsidRPr="00E82E9B">
        <w:tab/>
      </w:r>
      <w:r w:rsidRPr="00E82E9B">
        <w:rPr>
          <w:i/>
        </w:rPr>
        <w:t>WorldFish Nigeria Strategy: 2018-2022</w:t>
      </w:r>
      <w:r w:rsidRPr="00E82E9B">
        <w:t>. WorldFish, Penang, Malaysia, (2018).</w:t>
      </w:r>
    </w:p>
    <w:p w14:paraId="5DDF4018" w14:textId="0B8E1188" w:rsidR="00E82E9B" w:rsidRPr="00560066" w:rsidRDefault="00E82E9B" w:rsidP="00E82E9B">
      <w:pPr>
        <w:pStyle w:val="EndNoteBibliography"/>
        <w:ind w:left="720" w:hanging="720"/>
        <w:rPr>
          <w:lang w:val="es-ES"/>
          <w:rPrChange w:id="161" w:author="Usuario" w:date="2021-05-19T06:22:00Z">
            <w:rPr/>
          </w:rPrChange>
        </w:rPr>
      </w:pPr>
      <w:r w:rsidRPr="00E82E9B">
        <w:t>61</w:t>
      </w:r>
      <w:r w:rsidRPr="00E82E9B">
        <w:tab/>
        <w:t>Herforth, A.</w:t>
      </w:r>
      <w:r w:rsidRPr="00E82E9B">
        <w:rPr>
          <w:i/>
        </w:rPr>
        <w:t xml:space="preserve"> et al.</w:t>
      </w:r>
      <w:r w:rsidRPr="00E82E9B">
        <w:t xml:space="preserve"> </w:t>
      </w:r>
      <w:r w:rsidRPr="00E82E9B">
        <w:rPr>
          <w:i/>
        </w:rPr>
        <w:t>Cost and affordability of  healthy diets across and within countries. Background paper for The State of Food Security and Nutrition in the World 2020</w:t>
      </w:r>
      <w:r w:rsidRPr="00E82E9B">
        <w:t xml:space="preserve">. </w:t>
      </w:r>
      <w:r w:rsidRPr="00560066">
        <w:rPr>
          <w:lang w:val="es-ES"/>
          <w:rPrChange w:id="162" w:author="Usuario" w:date="2021-05-19T06:22:00Z">
            <w:rPr/>
          </w:rPrChange>
        </w:rPr>
        <w:t xml:space="preserve">Report No. 9, FAO Agricultural Development Economics, Rome, (2020). </w:t>
      </w:r>
      <w:r w:rsidR="00477850">
        <w:rPr>
          <w:rStyle w:val="Hyperlink"/>
        </w:rPr>
        <w:fldChar w:fldCharType="begin"/>
      </w:r>
      <w:r w:rsidR="00477850" w:rsidRPr="00560066">
        <w:rPr>
          <w:rStyle w:val="Hyperlink"/>
          <w:lang w:val="es-ES"/>
          <w:rPrChange w:id="163" w:author="Usuario" w:date="2021-05-19T06:22:00Z">
            <w:rPr>
              <w:rStyle w:val="Hyperlink"/>
            </w:rPr>
          </w:rPrChange>
        </w:rPr>
        <w:instrText xml:space="preserve"> HYPERLINK "https://doi.org/10.4060/cb2431en" </w:instrText>
      </w:r>
      <w:r w:rsidR="00477850">
        <w:rPr>
          <w:rStyle w:val="Hyperlink"/>
        </w:rPr>
        <w:fldChar w:fldCharType="separate"/>
      </w:r>
      <w:r w:rsidRPr="00560066">
        <w:rPr>
          <w:rStyle w:val="Hyperlink"/>
          <w:lang w:val="es-ES"/>
          <w:rPrChange w:id="164" w:author="Usuario" w:date="2021-05-19T06:22:00Z">
            <w:rPr>
              <w:rStyle w:val="Hyperlink"/>
            </w:rPr>
          </w:rPrChange>
        </w:rPr>
        <w:t>https://doi.org/10.4060/cb2431en</w:t>
      </w:r>
      <w:r w:rsidR="00477850">
        <w:rPr>
          <w:rStyle w:val="Hyperlink"/>
        </w:rPr>
        <w:fldChar w:fldCharType="end"/>
      </w:r>
      <w:r w:rsidRPr="00560066">
        <w:rPr>
          <w:lang w:val="es-ES"/>
          <w:rPrChange w:id="165" w:author="Usuario" w:date="2021-05-19T06:22:00Z">
            <w:rPr/>
          </w:rPrChange>
        </w:rPr>
        <w:t>.</w:t>
      </w:r>
    </w:p>
    <w:p w14:paraId="08C8AA8A" w14:textId="77777777" w:rsidR="00E82E9B" w:rsidRPr="00E82E9B" w:rsidRDefault="00E82E9B" w:rsidP="00E82E9B">
      <w:pPr>
        <w:pStyle w:val="EndNoteBibliography"/>
        <w:ind w:left="720" w:hanging="720"/>
      </w:pPr>
      <w:r w:rsidRPr="00560066">
        <w:rPr>
          <w:lang w:val="es-ES"/>
          <w:rPrChange w:id="166" w:author="Usuario" w:date="2021-05-19T06:22:00Z">
            <w:rPr/>
          </w:rPrChange>
        </w:rPr>
        <w:t>62</w:t>
      </w:r>
      <w:r w:rsidRPr="00560066">
        <w:rPr>
          <w:lang w:val="es-ES"/>
          <w:rPrChange w:id="167" w:author="Usuario" w:date="2021-05-19T06:22:00Z">
            <w:rPr/>
          </w:rPrChange>
        </w:rPr>
        <w:tab/>
      </w:r>
      <w:r w:rsidRPr="00560066">
        <w:rPr>
          <w:i/>
          <w:lang w:val="es-ES"/>
          <w:rPrChange w:id="168" w:author="Usuario" w:date="2021-05-19T06:22:00Z">
            <w:rPr>
              <w:i/>
            </w:rPr>
          </w:rPrChange>
        </w:rPr>
        <w:t>Chile saludable: oportunidades y desafíos de innovación para el aumento del consumo de productos del mar. Gerencia de Alimentos y Acuicultura de Fundación Chile, con la colaboración de GfK Adimark</w:t>
      </w:r>
      <w:r w:rsidRPr="00560066">
        <w:rPr>
          <w:lang w:val="es-ES"/>
          <w:rPrChange w:id="169" w:author="Usuario" w:date="2021-05-19T06:22:00Z">
            <w:rPr/>
          </w:rPrChange>
        </w:rPr>
        <w:t xml:space="preserve">. </w:t>
      </w:r>
      <w:r w:rsidRPr="00E82E9B">
        <w:t>136, Fundación Chile, Santiago, Chile, (2016).</w:t>
      </w:r>
    </w:p>
    <w:p w14:paraId="10FEBB30" w14:textId="6241CA8A" w:rsidR="00E82E9B" w:rsidRPr="00E82E9B" w:rsidRDefault="00E82E9B" w:rsidP="00E82E9B">
      <w:pPr>
        <w:pStyle w:val="EndNoteBibliography"/>
        <w:ind w:left="720" w:hanging="720"/>
      </w:pPr>
      <w:r w:rsidRPr="00E82E9B">
        <w:t>63</w:t>
      </w:r>
      <w:r w:rsidRPr="00E82E9B">
        <w:tab/>
        <w:t>Chilean Central Bank Statistics. (2020). ‘Retrieved from: ‘</w:t>
      </w:r>
      <w:hyperlink r:id="rId27" w:history="1">
        <w:r w:rsidRPr="00E82E9B">
          <w:rPr>
            <w:rStyle w:val="Hyperlink"/>
          </w:rPr>
          <w:t>https://www.bcentral.cl/</w:t>
        </w:r>
      </w:hyperlink>
      <w:r w:rsidRPr="00E82E9B">
        <w:t>.</w:t>
      </w:r>
    </w:p>
    <w:p w14:paraId="50C4DB87" w14:textId="6A7C798F" w:rsidR="00E82E9B" w:rsidRPr="00E82E9B" w:rsidRDefault="00E82E9B" w:rsidP="00E82E9B">
      <w:pPr>
        <w:pStyle w:val="EndNoteBibliography"/>
        <w:ind w:left="720" w:hanging="720"/>
      </w:pPr>
      <w:r w:rsidRPr="00560066">
        <w:rPr>
          <w:lang w:val="es-ES"/>
          <w:rPrChange w:id="170" w:author="Usuario" w:date="2021-05-19T06:22:00Z">
            <w:rPr/>
          </w:rPrChange>
        </w:rPr>
        <w:t>64</w:t>
      </w:r>
      <w:r w:rsidRPr="00560066">
        <w:rPr>
          <w:lang w:val="es-ES"/>
          <w:rPrChange w:id="171" w:author="Usuario" w:date="2021-05-19T06:22:00Z">
            <w:rPr/>
          </w:rPrChange>
        </w:rPr>
        <w:tab/>
        <w:t xml:space="preserve">Carcamo, S. &amp; Gelcich, S. </w:t>
      </w:r>
      <w:r w:rsidRPr="00560066">
        <w:rPr>
          <w:i/>
          <w:lang w:val="es-ES"/>
          <w:rPrChange w:id="172" w:author="Usuario" w:date="2021-05-19T06:22:00Z">
            <w:rPr>
              <w:i/>
            </w:rPr>
          </w:rPrChange>
        </w:rPr>
        <w:t>Mujeres Navegantes y de orilla: Innovacion y tradición alimentaria con sabor a mar</w:t>
      </w:r>
      <w:r w:rsidRPr="00560066">
        <w:rPr>
          <w:lang w:val="es-ES"/>
          <w:rPrChange w:id="173" w:author="Usuario" w:date="2021-05-19T06:22:00Z">
            <w:rPr/>
          </w:rPrChange>
        </w:rPr>
        <w:t xml:space="preserve">. </w:t>
      </w:r>
      <w:r w:rsidRPr="00E82E9B">
        <w:t>(2020).</w:t>
      </w:r>
      <w:ins w:id="174" w:author="Usuario" w:date="2021-05-19T06:24:00Z">
        <w:r w:rsidR="00560066">
          <w:t xml:space="preserve"> Retrieved from: </w:t>
        </w:r>
        <w:r w:rsidR="00560066" w:rsidRPr="00560066">
          <w:t>http://www.capes.cl/mujeres-navegantes/</w:t>
        </w:r>
      </w:ins>
    </w:p>
    <w:p w14:paraId="135F5DD2" w14:textId="77777777" w:rsidR="00E82E9B" w:rsidRPr="00E82E9B" w:rsidRDefault="00E82E9B" w:rsidP="00E82E9B">
      <w:pPr>
        <w:pStyle w:val="EndNoteBibliography"/>
        <w:ind w:left="720" w:hanging="720"/>
      </w:pPr>
      <w:r w:rsidRPr="00E82E9B">
        <w:t>65</w:t>
      </w:r>
      <w:r w:rsidRPr="00E82E9B">
        <w:tab/>
        <w:t xml:space="preserve">Oyanedel, R., Keim, A., Castilla, J. C. &amp; Gelcich, S. Illegal fishing and territorial user rights in Chile. </w:t>
      </w:r>
      <w:r w:rsidRPr="00E82E9B">
        <w:rPr>
          <w:i/>
        </w:rPr>
        <w:t>Conservation Biology</w:t>
      </w:r>
      <w:r w:rsidRPr="00E82E9B">
        <w:t xml:space="preserve"> </w:t>
      </w:r>
      <w:r w:rsidRPr="00E82E9B">
        <w:rPr>
          <w:b/>
        </w:rPr>
        <w:t>32(3)</w:t>
      </w:r>
      <w:r w:rsidRPr="00E82E9B">
        <w:t>, 619-627, (2018).</w:t>
      </w:r>
    </w:p>
    <w:p w14:paraId="07BF44C9" w14:textId="77777777" w:rsidR="00E82E9B" w:rsidRPr="00560066" w:rsidRDefault="00E82E9B" w:rsidP="00E82E9B">
      <w:pPr>
        <w:pStyle w:val="EndNoteBibliography"/>
        <w:ind w:left="720" w:hanging="720"/>
        <w:rPr>
          <w:lang w:val="es-ES"/>
          <w:rPrChange w:id="175" w:author="Usuario" w:date="2021-05-19T06:22:00Z">
            <w:rPr/>
          </w:rPrChange>
        </w:rPr>
      </w:pPr>
      <w:r w:rsidRPr="00E82E9B">
        <w:t>66</w:t>
      </w:r>
      <w:r w:rsidRPr="00E82E9B">
        <w:tab/>
        <w:t xml:space="preserve">European Market Observatory for Fisheries and Aquaculture Products. </w:t>
      </w:r>
      <w:r w:rsidRPr="00560066">
        <w:rPr>
          <w:lang w:val="es-ES"/>
          <w:rPrChange w:id="176" w:author="Usuario" w:date="2021-05-19T06:22:00Z">
            <w:rPr/>
          </w:rPrChange>
        </w:rPr>
        <w:t xml:space="preserve">El mercado europeo de la UE. Comisión Europea, Dirección General de Asuntos Marítimos y Pesca, Director General. </w:t>
      </w:r>
      <w:r w:rsidRPr="00560066">
        <w:rPr>
          <w:i/>
          <w:lang w:val="es-ES"/>
          <w:rPrChange w:id="177" w:author="Usuario" w:date="2021-05-19T06:22:00Z">
            <w:rPr>
              <w:i/>
            </w:rPr>
          </w:rPrChange>
        </w:rPr>
        <w:t>EUMOFA</w:t>
      </w:r>
      <w:r w:rsidRPr="00560066">
        <w:rPr>
          <w:lang w:val="es-ES"/>
          <w:rPrChange w:id="178" w:author="Usuario" w:date="2021-05-19T06:22:00Z">
            <w:rPr/>
          </w:rPrChange>
        </w:rPr>
        <w:t xml:space="preserve"> (2017).</w:t>
      </w:r>
    </w:p>
    <w:p w14:paraId="605A58F7" w14:textId="4EB4AD53" w:rsidR="00E82E9B" w:rsidRPr="00E82E9B" w:rsidRDefault="00E82E9B" w:rsidP="00E82E9B">
      <w:pPr>
        <w:pStyle w:val="EndNoteBibliography"/>
        <w:ind w:left="720" w:hanging="720"/>
      </w:pPr>
      <w:r w:rsidRPr="00560066">
        <w:rPr>
          <w:lang w:val="es-ES"/>
          <w:rPrChange w:id="179" w:author="Usuario" w:date="2021-05-19T06:22:00Z">
            <w:rPr/>
          </w:rPrChange>
        </w:rPr>
        <w:t>67</w:t>
      </w:r>
      <w:r w:rsidRPr="00560066">
        <w:rPr>
          <w:lang w:val="es-ES"/>
          <w:rPrChange w:id="180" w:author="Usuario" w:date="2021-05-19T06:22:00Z">
            <w:rPr/>
          </w:rPrChange>
        </w:rPr>
        <w:tab/>
        <w:t xml:space="preserve">Espacio y Fomento. </w:t>
      </w:r>
      <w:r w:rsidRPr="00560066">
        <w:rPr>
          <w:i/>
          <w:lang w:val="es-ES"/>
          <w:rPrChange w:id="181" w:author="Usuario" w:date="2021-05-19T06:22:00Z">
            <w:rPr>
              <w:i/>
            </w:rPr>
          </w:rPrChange>
        </w:rPr>
        <w:t>Estudio para la caracterización y dimensionamiento de la comercialización y distribución de Pescados y Mariscos frescos, vía feria libre, en la Región Metropolitana</w:t>
      </w:r>
      <w:r w:rsidRPr="00560066">
        <w:rPr>
          <w:lang w:val="es-ES"/>
          <w:rPrChange w:id="182" w:author="Usuario" w:date="2021-05-19T06:22:00Z">
            <w:rPr/>
          </w:rPrChange>
        </w:rPr>
        <w:t xml:space="preserve">. </w:t>
      </w:r>
      <w:r w:rsidRPr="00E82E9B">
        <w:t>39, &lt;</w:t>
      </w:r>
      <w:hyperlink r:id="rId28" w:history="1">
        <w:r w:rsidRPr="00E82E9B">
          <w:rPr>
            <w:rStyle w:val="Hyperlink"/>
          </w:rPr>
          <w:t>http://asof.cl/wordpress/wp-content/uploads/2016/08/Caracterizacion-comerc-PyM-Ferias-Libres-RM.pdf</w:t>
        </w:r>
      </w:hyperlink>
      <w:r w:rsidRPr="00E82E9B">
        <w:t>&gt;, (2015).</w:t>
      </w:r>
    </w:p>
    <w:p w14:paraId="65FAA7F1" w14:textId="77777777" w:rsidR="00E82E9B" w:rsidRPr="00E82E9B" w:rsidRDefault="00E82E9B" w:rsidP="00E82E9B">
      <w:pPr>
        <w:pStyle w:val="EndNoteBibliography"/>
        <w:ind w:left="720" w:hanging="720"/>
      </w:pPr>
      <w:r w:rsidRPr="00E82E9B">
        <w:t>68</w:t>
      </w:r>
      <w:r w:rsidRPr="00E82E9B">
        <w:tab/>
        <w:t>Gephart, J. A.</w:t>
      </w:r>
      <w:r w:rsidRPr="00E82E9B">
        <w:rPr>
          <w:i/>
        </w:rPr>
        <w:t xml:space="preserve"> et al.</w:t>
      </w:r>
      <w:r w:rsidRPr="00E82E9B">
        <w:t xml:space="preserve"> Scenarios for global aquaculture and its role in human nutrition. </w:t>
      </w:r>
      <w:r w:rsidRPr="00E82E9B">
        <w:rPr>
          <w:i/>
        </w:rPr>
        <w:t>Reviews in Fisheries Science &amp; Aquaculture</w:t>
      </w:r>
      <w:r w:rsidRPr="00E82E9B">
        <w:t xml:space="preserve"> (2020).</w:t>
      </w:r>
    </w:p>
    <w:p w14:paraId="46DFF779" w14:textId="77777777" w:rsidR="00E82E9B" w:rsidRPr="00E82E9B" w:rsidRDefault="00E82E9B" w:rsidP="00E82E9B">
      <w:pPr>
        <w:pStyle w:val="EndNoteBibliography"/>
        <w:ind w:left="720" w:hanging="720"/>
      </w:pPr>
      <w:r w:rsidRPr="00E82E9B">
        <w:lastRenderedPageBreak/>
        <w:t>69</w:t>
      </w:r>
      <w:r w:rsidRPr="00E82E9B">
        <w:tab/>
        <w:t>Sumaila, U. R.</w:t>
      </w:r>
      <w:r w:rsidRPr="00E82E9B">
        <w:rPr>
          <w:i/>
        </w:rPr>
        <w:t xml:space="preserve"> et al.</w:t>
      </w:r>
      <w:r w:rsidRPr="00E82E9B">
        <w:t xml:space="preserve"> Benefits of rebuilding global marine fisheries outweigh costs. </w:t>
      </w:r>
      <w:r w:rsidRPr="00E82E9B">
        <w:rPr>
          <w:i/>
        </w:rPr>
        <w:t>PLoS ONE</w:t>
      </w:r>
      <w:r w:rsidRPr="00E82E9B">
        <w:t xml:space="preserve"> </w:t>
      </w:r>
      <w:r w:rsidRPr="00E82E9B">
        <w:rPr>
          <w:b/>
        </w:rPr>
        <w:t>7(7)</w:t>
      </w:r>
      <w:r w:rsidRPr="00E82E9B">
        <w:t>, e40542, (2012).</w:t>
      </w:r>
    </w:p>
    <w:p w14:paraId="5589914D" w14:textId="77777777" w:rsidR="00E82E9B" w:rsidRPr="00E82E9B" w:rsidRDefault="00E82E9B" w:rsidP="00E82E9B">
      <w:pPr>
        <w:pStyle w:val="EndNoteBibliography"/>
        <w:ind w:left="720" w:hanging="720"/>
      </w:pPr>
      <w:r w:rsidRPr="00E82E9B">
        <w:t>70</w:t>
      </w:r>
      <w:r w:rsidRPr="00E82E9B">
        <w:tab/>
        <w:t xml:space="preserve">Swartz, W., Sumaila, U. R., Watson, R. &amp; Pauly, D. Sourcing seafood for the three major markets: the EU, Japan and the USA. </w:t>
      </w:r>
      <w:r w:rsidRPr="00E82E9B">
        <w:rPr>
          <w:i/>
        </w:rPr>
        <w:t>Marine Policy</w:t>
      </w:r>
      <w:r w:rsidRPr="00E82E9B">
        <w:t xml:space="preserve"> </w:t>
      </w:r>
      <w:r w:rsidRPr="00E82E9B">
        <w:rPr>
          <w:b/>
        </w:rPr>
        <w:t>34(6)</w:t>
      </w:r>
      <w:r w:rsidRPr="00E82E9B">
        <w:t>, 1366-1373, (2010).</w:t>
      </w:r>
    </w:p>
    <w:p w14:paraId="18C5AAF8" w14:textId="77777777" w:rsidR="00E82E9B" w:rsidRPr="00E82E9B" w:rsidRDefault="00E82E9B" w:rsidP="00E82E9B">
      <w:pPr>
        <w:pStyle w:val="EndNoteBibliography"/>
        <w:ind w:left="720" w:hanging="720"/>
      </w:pPr>
      <w:r w:rsidRPr="00E82E9B">
        <w:t>71</w:t>
      </w:r>
      <w:r w:rsidRPr="00E82E9B">
        <w:tab/>
        <w:t>Reid, G. K.</w:t>
      </w:r>
      <w:r w:rsidRPr="00E82E9B">
        <w:rPr>
          <w:i/>
        </w:rPr>
        <w:t xml:space="preserve"> et al.</w:t>
      </w:r>
      <w:r w:rsidRPr="00E82E9B">
        <w:t xml:space="preserve"> Climate Change and Aquaculture: Considering Biological Response and Resources. </w:t>
      </w:r>
      <w:r w:rsidRPr="00E82E9B">
        <w:rPr>
          <w:i/>
        </w:rPr>
        <w:t>Aquaculture Environment Interactions</w:t>
      </w:r>
      <w:r w:rsidRPr="00E82E9B">
        <w:t xml:space="preserve"> </w:t>
      </w:r>
      <w:r w:rsidRPr="00E82E9B">
        <w:rPr>
          <w:b/>
        </w:rPr>
        <w:t>11</w:t>
      </w:r>
      <w:r w:rsidRPr="00E82E9B">
        <w:t>, 569–602, (2019).</w:t>
      </w:r>
    </w:p>
    <w:p w14:paraId="5E5E7B68" w14:textId="77777777" w:rsidR="00E82E9B" w:rsidRPr="00E82E9B" w:rsidRDefault="00E82E9B" w:rsidP="00E82E9B">
      <w:pPr>
        <w:pStyle w:val="EndNoteBibliography"/>
        <w:ind w:left="720" w:hanging="720"/>
      </w:pPr>
      <w:r w:rsidRPr="00E82E9B">
        <w:t>72</w:t>
      </w:r>
      <w:r w:rsidRPr="00E82E9B">
        <w:tab/>
        <w:t>Lam, V. W. Y.</w:t>
      </w:r>
      <w:r w:rsidRPr="00E82E9B">
        <w:rPr>
          <w:i/>
        </w:rPr>
        <w:t xml:space="preserve"> et al.</w:t>
      </w:r>
      <w:r w:rsidRPr="00E82E9B">
        <w:t xml:space="preserve"> Climate change, tropical fisheries and prospects for sustainable development. </w:t>
      </w:r>
      <w:r w:rsidRPr="00E82E9B">
        <w:rPr>
          <w:i/>
        </w:rPr>
        <w:t>Nature Reviews Earth &amp; Environment</w:t>
      </w:r>
      <w:r w:rsidRPr="00E82E9B">
        <w:t xml:space="preserve"> </w:t>
      </w:r>
      <w:r w:rsidRPr="00E82E9B">
        <w:rPr>
          <w:b/>
        </w:rPr>
        <w:t>1</w:t>
      </w:r>
      <w:r w:rsidRPr="00E82E9B">
        <w:t>, 440-454, (2020).</w:t>
      </w:r>
    </w:p>
    <w:p w14:paraId="4DFB8863" w14:textId="77777777" w:rsidR="00E82E9B" w:rsidRPr="00E82E9B" w:rsidRDefault="00E82E9B" w:rsidP="00E82E9B">
      <w:pPr>
        <w:pStyle w:val="EndNoteBibliography"/>
        <w:ind w:left="720" w:hanging="720"/>
      </w:pPr>
      <w:r w:rsidRPr="00E82E9B">
        <w:t>73</w:t>
      </w:r>
      <w:r w:rsidRPr="00E82E9B">
        <w:tab/>
        <w:t>Sumaila, U. R.</w:t>
      </w:r>
      <w:r w:rsidRPr="00E82E9B">
        <w:rPr>
          <w:i/>
        </w:rPr>
        <w:t xml:space="preserve"> et al.</w:t>
      </w:r>
      <w:r w:rsidRPr="00E82E9B">
        <w:t xml:space="preserve"> Benefits of the Paris Agreement to ocean life, economies, and people. </w:t>
      </w:r>
      <w:r w:rsidRPr="00E82E9B">
        <w:rPr>
          <w:i/>
        </w:rPr>
        <w:t>Science Advances</w:t>
      </w:r>
      <w:r w:rsidRPr="00E82E9B">
        <w:t xml:space="preserve"> </w:t>
      </w:r>
      <w:r w:rsidRPr="00E82E9B">
        <w:rPr>
          <w:b/>
        </w:rPr>
        <w:t>5(2)</w:t>
      </w:r>
      <w:r w:rsidRPr="00E82E9B">
        <w:t>, eaau3855, (2019).</w:t>
      </w:r>
    </w:p>
    <w:p w14:paraId="3CE44481" w14:textId="77777777" w:rsidR="00E82E9B" w:rsidRPr="00E82E9B" w:rsidRDefault="00E82E9B" w:rsidP="00E82E9B">
      <w:pPr>
        <w:pStyle w:val="EndNoteBibliography"/>
        <w:ind w:left="720" w:hanging="720"/>
      </w:pPr>
      <w:r w:rsidRPr="00E82E9B">
        <w:t>74</w:t>
      </w:r>
      <w:r w:rsidRPr="00E82E9B">
        <w:tab/>
        <w:t xml:space="preserve">Ruel, M. T., Garrett, J. L., Hawkes, C. &amp; Cohen, M. J. The food, fuel, and financial crises affect the urban and rural poor disproportionately: A review of the evidence. </w:t>
      </w:r>
      <w:r w:rsidRPr="00E82E9B">
        <w:rPr>
          <w:i/>
        </w:rPr>
        <w:t>The Journal of Nutrition</w:t>
      </w:r>
      <w:r w:rsidRPr="00E82E9B">
        <w:t xml:space="preserve"> </w:t>
      </w:r>
      <w:r w:rsidRPr="00E82E9B">
        <w:rPr>
          <w:b/>
        </w:rPr>
        <w:t>140(1)</w:t>
      </w:r>
      <w:r w:rsidRPr="00E82E9B">
        <w:t>, 170S–176S, (2010).</w:t>
      </w:r>
    </w:p>
    <w:p w14:paraId="7A6EB331" w14:textId="7564F3A7" w:rsidR="0054448E" w:rsidRDefault="003B3CB0" w:rsidP="000123FC">
      <w:pPr>
        <w:pStyle w:val="EndNoteBibliography"/>
        <w:ind w:left="720" w:hanging="720"/>
        <w:rPr>
          <w:rFonts w:eastAsia="SimSun"/>
          <w:b/>
          <w:bCs/>
          <w:color w:val="000000" w:themeColor="text1"/>
          <w:sz w:val="24"/>
          <w:szCs w:val="24"/>
          <w:lang w:val="en-IN"/>
        </w:rPr>
      </w:pPr>
      <w:r>
        <w:rPr>
          <w:rFonts w:eastAsia="SimSun"/>
          <w:b/>
          <w:bCs/>
          <w:color w:val="000000" w:themeColor="text1"/>
          <w:sz w:val="24"/>
          <w:szCs w:val="24"/>
          <w:lang w:val="en-IN"/>
        </w:rPr>
        <w:fldChar w:fldCharType="end"/>
      </w:r>
    </w:p>
    <w:p w14:paraId="4B9B5C7F" w14:textId="03A1EB55" w:rsidR="0090174B" w:rsidRPr="0054448E" w:rsidRDefault="0090174B" w:rsidP="000123FC">
      <w:pPr>
        <w:pStyle w:val="EndNoteBibliography"/>
        <w:ind w:left="720" w:hanging="720"/>
        <w:rPr>
          <w:rFonts w:eastAsia="SimSun"/>
          <w:b/>
          <w:bCs/>
          <w:color w:val="000000" w:themeColor="text1"/>
          <w:sz w:val="24"/>
          <w:szCs w:val="24"/>
          <w:lang w:val="en-IN"/>
        </w:rPr>
      </w:pPr>
    </w:p>
    <w:sectPr w:rsidR="0090174B" w:rsidRPr="0054448E" w:rsidSect="00056BE1">
      <w:headerReference w:type="default" r:id="rId29"/>
      <w:footerReference w:type="even" r:id="rId30"/>
      <w:footerReference w:type="default" r:id="rId31"/>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Michelle Tigchelaar" w:date="2021-05-19T10:12:00Z" w:initials="MT">
    <w:p w14:paraId="76538CB7" w14:textId="451A8356" w:rsidR="00214D92" w:rsidRDefault="00214D92">
      <w:pPr>
        <w:pStyle w:val="CommentText"/>
      </w:pPr>
      <w:r>
        <w:rPr>
          <w:rStyle w:val="CommentReference"/>
        </w:rPr>
        <w:annotationRef/>
      </w:r>
      <w:r>
        <w:t xml:space="preserve"> </w:t>
      </w:r>
    </w:p>
  </w:comment>
  <w:comment w:id="8" w:author="Jessica Gephart" w:date="2021-05-19T20:54:00Z" w:initials="JG">
    <w:p w14:paraId="7D32972A" w14:textId="04DB4EED" w:rsidR="00214D92" w:rsidRDefault="00214D92">
      <w:pPr>
        <w:pStyle w:val="CommentText"/>
      </w:pPr>
      <w:r>
        <w:rPr>
          <w:rStyle w:val="CommentReference"/>
        </w:rPr>
        <w:annotationRef/>
      </w:r>
      <w:r>
        <w:t>I see animal source and animal sourced in other papers. I cannot weigh in on whether one is correct or if both are acceptable, but it should be okay as long as we are consistent</w:t>
      </w:r>
    </w:p>
  </w:comment>
  <w:comment w:id="4" w:author="Malin Jonell" w:date="2021-05-20T09:27:00Z" w:initials="MJ">
    <w:p w14:paraId="6EAD21EC" w14:textId="6E6D3B24" w:rsidR="00214D92" w:rsidRDefault="00214D92">
      <w:pPr>
        <w:pStyle w:val="CommentText"/>
      </w:pPr>
      <w:r>
        <w:rPr>
          <w:rStyle w:val="CommentReference"/>
        </w:rPr>
        <w:annotationRef/>
      </w:r>
      <w:r>
        <w:t xml:space="preserve">I would suggest to rewrite to: </w:t>
      </w:r>
    </w:p>
    <w:p w14:paraId="672CAAD3" w14:textId="0AB2B7E7" w:rsidR="00214D92" w:rsidRDefault="00214D92">
      <w:pPr>
        <w:pStyle w:val="CommentText"/>
      </w:pPr>
      <w:r>
        <w:t xml:space="preserve">“Fish consumption is projected to grow by 82% in edible weight and almost double in live weight from 2015 to 2050. The nutrition and environmental impacts </w:t>
      </w:r>
      <w:r w:rsidRPr="00214D92">
        <w:rPr>
          <w:b/>
        </w:rPr>
        <w:t xml:space="preserve">of this increase </w:t>
      </w:r>
      <w:r>
        <w:t xml:space="preserve">will depend on substitution among fish groups and other animal source </w:t>
      </w:r>
      <w:r>
        <w:rPr>
          <w:rStyle w:val="CommentReference"/>
        </w:rPr>
        <w:annotationRef/>
      </w:r>
      <w:r>
        <w:rPr>
          <w:rStyle w:val="CommentReference"/>
        </w:rPr>
        <w:annotationRef/>
      </w:r>
      <w:r>
        <w:t xml:space="preserve">foods in national diets.” </w:t>
      </w:r>
    </w:p>
  </w:comment>
  <w:comment w:id="10" w:author="Beatrice Crona" w:date="2021-05-19T17:29:00Z" w:initials="BC">
    <w:p w14:paraId="00ACD2F3" w14:textId="75CA1450" w:rsidR="00214D92" w:rsidRDefault="00214D92">
      <w:pPr>
        <w:pStyle w:val="CommentText"/>
      </w:pPr>
      <w:r>
        <w:rPr>
          <w:rStyle w:val="CommentReference"/>
        </w:rPr>
        <w:annotationRef/>
      </w:r>
      <w:r>
        <w:t>insert ‘potential’?</w:t>
      </w:r>
    </w:p>
  </w:comment>
  <w:comment w:id="18" w:author="Beatrice Crona" w:date="2021-05-19T17:33:00Z" w:initials="BC">
    <w:p w14:paraId="6DD30013" w14:textId="4FA80928" w:rsidR="00214D92" w:rsidRDefault="00214D92">
      <w:pPr>
        <w:pStyle w:val="CommentText"/>
      </w:pPr>
      <w:r>
        <w:rPr>
          <w:rStyle w:val="CommentReference"/>
        </w:rPr>
        <w:annotationRef/>
      </w:r>
      <w:r>
        <w:t>I would call them ‘broad assumptions’ rather than patterns</w:t>
      </w:r>
    </w:p>
  </w:comment>
  <w:comment w:id="25" w:author="Beatrice Crona" w:date="2021-05-19T17:38:00Z" w:initials="BC">
    <w:p w14:paraId="0F78D5A8" w14:textId="79E1FEFC" w:rsidR="00214D92" w:rsidRDefault="00214D92">
      <w:pPr>
        <w:pStyle w:val="CommentText"/>
      </w:pPr>
      <w:r>
        <w:rPr>
          <w:rStyle w:val="CommentReference"/>
        </w:rPr>
        <w:annotationRef/>
      </w:r>
      <w:r>
        <w:t>I lack one sentence here stating the reason for selecting these four case countries</w:t>
      </w:r>
    </w:p>
    <w:p w14:paraId="6E000E3E" w14:textId="3C16B09E" w:rsidR="00214D92" w:rsidRDefault="00214D92">
      <w:pPr>
        <w:pStyle w:val="CommentText"/>
      </w:pPr>
    </w:p>
    <w:p w14:paraId="0C386DD2" w14:textId="05991071" w:rsidR="00214D92" w:rsidRDefault="00214D92">
      <w:pPr>
        <w:pStyle w:val="CommentText"/>
      </w:pPr>
      <w:proofErr w:type="gramStart"/>
      <w:r>
        <w:t>Maybe:…</w:t>
      </w:r>
      <w:proofErr w:type="gramEnd"/>
      <w:r>
        <w:t xml:space="preserve"> selected because they represent four divergent patterns between income growth and fish consumption</w:t>
      </w:r>
    </w:p>
  </w:comment>
  <w:comment w:id="27" w:author="Jessica Gephart" w:date="2021-05-19T21:29:00Z" w:initials="JG">
    <w:p w14:paraId="533FE6FB" w14:textId="01653F28" w:rsidR="00214D92" w:rsidRDefault="00214D92">
      <w:pPr>
        <w:pStyle w:val="CommentText"/>
      </w:pPr>
      <w:r>
        <w:rPr>
          <w:rStyle w:val="CommentReference"/>
        </w:rPr>
        <w:annotationRef/>
      </w:r>
      <w:r>
        <w:t xml:space="preserve">Is this Pearson’s correlation for a linear relationship? It is fine if it is, but would probably be an even stronger relationship if a saturating curve were fit (which would also align with theory). </w:t>
      </w:r>
    </w:p>
  </w:comment>
  <w:comment w:id="33" w:author="Jessica Gephart" w:date="2021-05-19T21:44:00Z" w:initials="JG">
    <w:p w14:paraId="48A16E1C" w14:textId="77D3253E" w:rsidR="00214D92" w:rsidRDefault="00214D92">
      <w:pPr>
        <w:pStyle w:val="CommentText"/>
      </w:pPr>
      <w:r>
        <w:rPr>
          <w:rStyle w:val="CommentReference"/>
        </w:rPr>
        <w:annotationRef/>
      </w:r>
      <w:r>
        <w:t>The number for 2015 Food Balance Sheet in FAOSTAT that I see for the global average for these seven groups is 20.01 kg/cap/</w:t>
      </w:r>
      <w:proofErr w:type="spellStart"/>
      <w:r>
        <w:t>yr</w:t>
      </w:r>
      <w:proofErr w:type="spellEnd"/>
      <w:r>
        <w:t xml:space="preserve"> – might be good to double check these</w:t>
      </w:r>
    </w:p>
  </w:comment>
  <w:comment w:id="34" w:author="Jessica Gephart" w:date="2021-05-19T21:53:00Z" w:initials="JG">
    <w:p w14:paraId="128FD6A2" w14:textId="5430BF35" w:rsidR="00214D92" w:rsidRDefault="00214D92">
      <w:pPr>
        <w:pStyle w:val="CommentText"/>
      </w:pPr>
      <w:r>
        <w:rPr>
          <w:rStyle w:val="CommentReference"/>
        </w:rPr>
        <w:annotationRef/>
      </w:r>
      <w:r>
        <w:t>The later text also says the global average is ~20 kg/cap/</w:t>
      </w:r>
      <w:proofErr w:type="spellStart"/>
      <w:r>
        <w:t>yr</w:t>
      </w:r>
      <w:proofErr w:type="spellEnd"/>
    </w:p>
  </w:comment>
  <w:comment w:id="44" w:author="Beatrice Crona" w:date="2021-05-19T17:51:00Z" w:initials="BC">
    <w:p w14:paraId="2978263B" w14:textId="31F5A17C" w:rsidR="00214D92" w:rsidRDefault="00214D92">
      <w:pPr>
        <w:pStyle w:val="CommentText"/>
      </w:pPr>
      <w:r>
        <w:rPr>
          <w:rStyle w:val="CommentReference"/>
        </w:rPr>
        <w:annotationRef/>
      </w:r>
      <w:r>
        <w:t>Europe is a funny region because it includes a lot of highly diverse countries, ranging from Nordics, to Mediterranean and Eastern European block, each with a rather distinct relationship to blue foods. I therefore find it a bit weird why we have chosen two Mediterranean countries to portray here… is there a reason for that? if yes, it is perhaps worth explaining, given I can’t see a clear distinction in volume/cap</w:t>
      </w:r>
    </w:p>
  </w:comment>
  <w:comment w:id="56" w:author="Michelle Tigchelaar" w:date="2021-05-19T10:29:00Z" w:initials="MT">
    <w:p w14:paraId="6DA75505" w14:textId="4C5159F6" w:rsidR="00214D92" w:rsidRDefault="00214D92">
      <w:pPr>
        <w:pStyle w:val="CommentText"/>
      </w:pPr>
      <w:r>
        <w:rPr>
          <w:rStyle w:val="CommentReference"/>
        </w:rPr>
        <w:annotationRef/>
      </w:r>
      <w:r>
        <w:t xml:space="preserve">Is it ¾ of Chinese production or Chinese supply </w:t>
      </w:r>
      <w:proofErr w:type="spellStart"/>
      <w:r>
        <w:t>incl</w:t>
      </w:r>
      <w:proofErr w:type="spellEnd"/>
      <w:r>
        <w:t xml:space="preserve"> trade balance? (just checking)</w:t>
      </w:r>
    </w:p>
  </w:comment>
  <w:comment w:id="57" w:author="Ling" w:date="2021-05-20T12:40:00Z" w:initials="LC">
    <w:p w14:paraId="63946730" w14:textId="575E4B60" w:rsidR="00214D92" w:rsidRDefault="00214D92">
      <w:pPr>
        <w:pStyle w:val="CommentText"/>
      </w:pPr>
      <w:r>
        <w:rPr>
          <w:rStyle w:val="CommentReference"/>
        </w:rPr>
        <w:annotationRef/>
      </w:r>
      <w:r>
        <w:rPr>
          <w:rFonts w:hint="eastAsia"/>
        </w:rPr>
        <w:t>Chinese</w:t>
      </w:r>
      <w:r>
        <w:t xml:space="preserve"> production.</w:t>
      </w:r>
    </w:p>
  </w:comment>
  <w:comment w:id="69" w:author="Malin Jonell" w:date="2021-05-20T09:53:00Z" w:initials="MJ">
    <w:p w14:paraId="350D3C47" w14:textId="06711523" w:rsidR="0095218E" w:rsidRDefault="0095218E">
      <w:pPr>
        <w:pStyle w:val="CommentText"/>
      </w:pPr>
      <w:r>
        <w:rPr>
          <w:rStyle w:val="CommentReference"/>
        </w:rPr>
        <w:annotationRef/>
      </w:r>
      <w:r>
        <w:t>In some places (e.g. in Fig.3) we use edible fish consumption, but here we use whole fish. Is this confusing?</w:t>
      </w:r>
    </w:p>
  </w:comment>
  <w:comment w:id="70" w:author="Michelle Tigchelaar" w:date="2021-05-19T10:33:00Z" w:initials="MT">
    <w:p w14:paraId="2A3165CB" w14:textId="4ED66A7F" w:rsidR="00214D92" w:rsidRDefault="00214D92">
      <w:pPr>
        <w:pStyle w:val="CommentText"/>
      </w:pPr>
      <w:r>
        <w:rPr>
          <w:rStyle w:val="CommentReference"/>
        </w:rPr>
        <w:annotationRef/>
      </w:r>
      <w:r>
        <w:t>Previous result section says 20.4</w:t>
      </w:r>
    </w:p>
  </w:comment>
  <w:comment w:id="78" w:author="Belton, Benjamin (WorldFish)" w:date="2021-05-19T10:37:00Z" w:initials="BB(">
    <w:p w14:paraId="65A905F0" w14:textId="0D9F7E68" w:rsidR="00214D92" w:rsidRDefault="00214D92">
      <w:pPr>
        <w:pStyle w:val="CommentText"/>
      </w:pPr>
      <w:r>
        <w:rPr>
          <w:rStyle w:val="CommentReference"/>
        </w:rPr>
        <w:annotationRef/>
      </w:r>
      <w:r>
        <w:rPr>
          <w:rStyle w:val="CommentReference"/>
        </w:rPr>
        <w:t xml:space="preserve">The bulk of the </w:t>
      </w:r>
      <w:r>
        <w:t xml:space="preserve">imported frozen fish are small </w:t>
      </w:r>
      <w:proofErr w:type="spellStart"/>
      <w:r>
        <w:t>pelagics</w:t>
      </w:r>
      <w:proofErr w:type="spellEnd"/>
      <w:r>
        <w:t xml:space="preserve"> (herring, mackerel </w:t>
      </w:r>
      <w:proofErr w:type="spellStart"/>
      <w:r>
        <w:t>etc</w:t>
      </w:r>
      <w:proofErr w:type="spellEnd"/>
      <w:r>
        <w:t xml:space="preserve">), and presumably quite nutritious. The most important dried and smoked fish is catfish (indigenous, but not small, nor especially nutrient rich) – suggest dropping the highlighted part of the sentence as potentially misleading. </w:t>
      </w:r>
    </w:p>
  </w:comment>
  <w:comment w:id="79" w:author="Belton, Benjamin (WorldFish)" w:date="2021-05-19T10:43:00Z" w:initials="BB(">
    <w:p w14:paraId="127B61EE" w14:textId="77777777" w:rsidR="00214D92" w:rsidRDefault="00214D92">
      <w:pPr>
        <w:pStyle w:val="CommentText"/>
      </w:pPr>
      <w:r>
        <w:rPr>
          <w:rStyle w:val="CommentReference"/>
        </w:rPr>
        <w:annotationRef/>
      </w:r>
      <w:r>
        <w:t xml:space="preserve">My understanding is some demersal imports, (croaker is a popular import), but mostly small pelagic. </w:t>
      </w:r>
    </w:p>
    <w:p w14:paraId="3AC115DA" w14:textId="4FC6BB86" w:rsidR="00214D92" w:rsidRDefault="00214D92">
      <w:pPr>
        <w:pStyle w:val="CommentText"/>
      </w:pPr>
      <w:r>
        <w:t>In any event, the key issue for Nigeria for now is accessing sufficient fish of any kind, rather than the mix of species. The consequences of getting no fish are worse than the consequence of not getting the most nutritious fish.</w:t>
      </w:r>
    </w:p>
  </w:comment>
  <w:comment w:id="98" w:author="Christopher Golden" w:date="2021-05-19T10:19:00Z" w:initials="CG">
    <w:p w14:paraId="6B0155C9" w14:textId="7DEC24C8" w:rsidR="00214D92" w:rsidRDefault="00214D92">
      <w:pPr>
        <w:pStyle w:val="CommentText"/>
      </w:pPr>
      <w:r>
        <w:rPr>
          <w:rStyle w:val="CommentReference"/>
        </w:rPr>
        <w:annotationRef/>
      </w:r>
      <w:r>
        <w:t>Perhaps a more specific word here?</w:t>
      </w:r>
    </w:p>
  </w:comment>
  <w:comment w:id="105" w:author="Jessica Gephart" w:date="2021-05-19T21:59:00Z" w:initials="JG">
    <w:p w14:paraId="08F09585" w14:textId="14F0F51C" w:rsidR="00214D92" w:rsidRDefault="00214D92">
      <w:pPr>
        <w:pStyle w:val="CommentText"/>
      </w:pPr>
      <w:r>
        <w:rPr>
          <w:rStyle w:val="CommentReference"/>
        </w:rPr>
        <w:annotationRef/>
      </w:r>
      <w:r>
        <w:t xml:space="preserve">In addition to the points here, it is pretty clear from the environment 2 results that there are big differences in the </w:t>
      </w:r>
      <w:proofErr w:type="spellStart"/>
      <w:r>
        <w:t>ghg</w:t>
      </w:r>
      <w:proofErr w:type="spellEnd"/>
      <w:r>
        <w:t xml:space="preserve"> emissions, water use, land use and N and P emissions depending on species</w:t>
      </w:r>
    </w:p>
  </w:comment>
  <w:comment w:id="106" w:author="Michelle Tigchelaar" w:date="2021-05-19T10:45:00Z" w:initials="MT">
    <w:p w14:paraId="415625BB" w14:textId="75D70E5F" w:rsidR="00214D92" w:rsidRDefault="00214D92">
      <w:pPr>
        <w:pStyle w:val="CommentText"/>
      </w:pPr>
      <w:r>
        <w:rPr>
          <w:rStyle w:val="CommentReference"/>
        </w:rPr>
        <w:annotationRef/>
      </w:r>
      <w:r>
        <w:t xml:space="preserve">I really love what you have done on the conclusion! Very compelling set of messages and reads super well. Bravo! </w:t>
      </w:r>
      <w:r>
        <w:sym w:font="Wingdings" w:char="F04A"/>
      </w:r>
    </w:p>
  </w:comment>
  <w:comment w:id="109" w:author="Belton, Benjamin (WorldFish)" w:date="2021-05-19T11:05:00Z" w:initials="BB(">
    <w:p w14:paraId="410BD58E" w14:textId="3756256D" w:rsidR="00214D92" w:rsidRDefault="00214D92">
      <w:pPr>
        <w:pStyle w:val="CommentText"/>
      </w:pPr>
      <w:r>
        <w:rPr>
          <w:rStyle w:val="CommentReference"/>
        </w:rPr>
        <w:annotationRef/>
      </w:r>
      <w:r>
        <w:t>National household survey data on reported consumption, and FAO food balance sheet data on apparent consumption</w:t>
      </w:r>
    </w:p>
  </w:comment>
  <w:comment w:id="110" w:author="Belton, Benjamin (WorldFish)" w:date="2021-05-19T11:07:00Z" w:initials="BB(">
    <w:p w14:paraId="7EE6A95A" w14:textId="65DA2065" w:rsidR="00214D92" w:rsidRDefault="00214D92">
      <w:pPr>
        <w:pStyle w:val="CommentText"/>
      </w:pPr>
      <w:r>
        <w:rPr>
          <w:rStyle w:val="CommentReference"/>
        </w:rPr>
        <w:annotationRef/>
      </w:r>
      <w:r>
        <w:t>Spell out ‘not elsewhere included’?</w:t>
      </w:r>
    </w:p>
  </w:comment>
  <w:comment w:id="120" w:author="Jessica Gephart" w:date="2021-05-19T21:19:00Z" w:initials="JG">
    <w:p w14:paraId="03A59F76" w14:textId="60DED49A" w:rsidR="00214D92" w:rsidRDefault="00214D92">
      <w:pPr>
        <w:pStyle w:val="CommentText"/>
      </w:pPr>
      <w:r>
        <w:rPr>
          <w:rStyle w:val="CommentReference"/>
        </w:rPr>
        <w:annotationRef/>
      </w:r>
      <w:r>
        <w:t xml:space="preserve">I realize that there is not time for revisions to the model, but income distribution is also important for projecting aggregate demand. I was thinking about this a while back for a project and came across a nice paper illustrating the point and its influence on overall projections: </w:t>
      </w:r>
      <w:hyperlink r:id="rId1" w:history="1">
        <w:r w:rsidRPr="00A207A4">
          <w:rPr>
            <w:rStyle w:val="Hyperlink"/>
          </w:rPr>
          <w:t>https://www.ncbi.nlm.nih.gov/pmc/articles/PMC2935126/</w:t>
        </w:r>
      </w:hyperlink>
    </w:p>
    <w:p w14:paraId="013B35D4" w14:textId="7CA0092D" w:rsidR="00214D92" w:rsidRDefault="00214D92">
      <w:pPr>
        <w:pStyle w:val="CommentText"/>
      </w:pPr>
      <w:r>
        <w:t>Just noting since it may be of interest or could arise in reviewer comments</w:t>
      </w:r>
    </w:p>
  </w:comment>
  <w:comment w:id="129" w:author="Jessica Gephart" w:date="2021-05-19T21:18:00Z" w:initials="JG">
    <w:p w14:paraId="236D3B69" w14:textId="527F85C2" w:rsidR="00214D92" w:rsidRDefault="00214D92">
      <w:pPr>
        <w:pStyle w:val="CommentText"/>
      </w:pPr>
      <w:r>
        <w:rPr>
          <w:rStyle w:val="CommentReference"/>
        </w:rPr>
        <w:annotationRef/>
      </w:r>
      <w:r>
        <w:t xml:space="preserve">Why times 1?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538CB7" w15:done="0"/>
  <w15:commentEx w15:paraId="7D32972A" w15:paraIdParent="76538CB7" w15:done="0"/>
  <w15:commentEx w15:paraId="672CAAD3" w15:done="0"/>
  <w15:commentEx w15:paraId="00ACD2F3" w15:done="0"/>
  <w15:commentEx w15:paraId="6DD30013" w15:done="0"/>
  <w15:commentEx w15:paraId="0C386DD2" w15:done="0"/>
  <w15:commentEx w15:paraId="533FE6FB" w15:done="0"/>
  <w15:commentEx w15:paraId="48A16E1C" w15:done="0"/>
  <w15:commentEx w15:paraId="128FD6A2" w15:paraIdParent="48A16E1C" w15:done="0"/>
  <w15:commentEx w15:paraId="2978263B" w15:done="0"/>
  <w15:commentEx w15:paraId="6DA75505" w15:done="0"/>
  <w15:commentEx w15:paraId="63946730" w15:paraIdParent="6DA75505" w15:done="0"/>
  <w15:commentEx w15:paraId="350D3C47" w15:done="0"/>
  <w15:commentEx w15:paraId="2A3165CB" w15:done="0"/>
  <w15:commentEx w15:paraId="65A905F0" w15:done="0"/>
  <w15:commentEx w15:paraId="3AC115DA" w15:done="0"/>
  <w15:commentEx w15:paraId="6B0155C9" w15:done="0"/>
  <w15:commentEx w15:paraId="08F09585" w15:done="0"/>
  <w15:commentEx w15:paraId="415625BB" w15:done="0"/>
  <w15:commentEx w15:paraId="410BD58E" w15:done="0"/>
  <w15:commentEx w15:paraId="7EE6A95A" w15:done="0"/>
  <w15:commentEx w15:paraId="013B35D4" w15:done="0"/>
  <w15:commentEx w15:paraId="236D3B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F62FC" w16cex:dateUtc="2021-05-19T17:12:00Z"/>
  <w16cex:commentExtensible w16cex:durableId="244FF96D" w16cex:dateUtc="2021-05-20T00:54:00Z"/>
  <w16cex:commentExtensible w16cex:durableId="2450019C" w16cex:dateUtc="2021-05-20T01:29:00Z"/>
  <w16cex:commentExtensible w16cex:durableId="24500531" w16cex:dateUtc="2021-05-20T01:44:00Z"/>
  <w16cex:commentExtensible w16cex:durableId="24500759" w16cex:dateUtc="2021-05-20T01:53:00Z"/>
  <w16cex:commentExtensible w16cex:durableId="244F6723" w16cex:dateUtc="2021-05-19T17:29:00Z"/>
  <w16cex:commentExtensible w16cex:durableId="244F6801" w16cex:dateUtc="2021-05-19T17:33:00Z"/>
  <w16cex:commentExtensible w16cex:durableId="244F68DB" w16cex:dateUtc="2021-05-19T02:37:00Z"/>
  <w16cex:commentExtensible w16cex:durableId="244F6A3A" w16cex:dateUtc="2021-05-19T02:43:00Z"/>
  <w16cex:commentExtensible w16cex:durableId="244F64A2" w16cex:dateUtc="2021-05-19T14:19:00Z"/>
  <w16cex:commentExtensible w16cex:durableId="245008AD" w16cex:dateUtc="2021-05-20T01:59:00Z"/>
  <w16cex:commentExtensible w16cex:durableId="244F6ADE" w16cex:dateUtc="2021-05-19T17:45:00Z"/>
  <w16cex:commentExtensible w16cex:durableId="244F6F95" w16cex:dateUtc="2021-05-19T03:05:00Z"/>
  <w16cex:commentExtensible w16cex:durableId="244F7008" w16cex:dateUtc="2021-05-19T03:07:00Z"/>
  <w16cex:commentExtensible w16cex:durableId="244FFF6D" w16cex:dateUtc="2021-05-20T01:19:00Z"/>
  <w16cex:commentExtensible w16cex:durableId="244FFF38" w16cex:dateUtc="2021-05-20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38CB7" w16cid:durableId="244F62FC"/>
  <w16cid:commentId w16cid:paraId="7D32972A" w16cid:durableId="244FF96D"/>
  <w16cid:commentId w16cid:paraId="672CAAD3" w16cid:durableId="2450A9F7"/>
  <w16cid:commentId w16cid:paraId="00ACD2F3" w16cid:durableId="244F6035"/>
  <w16cid:commentId w16cid:paraId="6DD30013" w16cid:durableId="244F6036"/>
  <w16cid:commentId w16cid:paraId="0C386DD2" w16cid:durableId="244F6037"/>
  <w16cid:commentId w16cid:paraId="533FE6FB" w16cid:durableId="2450019C"/>
  <w16cid:commentId w16cid:paraId="48A16E1C" w16cid:durableId="24500531"/>
  <w16cid:commentId w16cid:paraId="128FD6A2" w16cid:durableId="24500759"/>
  <w16cid:commentId w16cid:paraId="2978263B" w16cid:durableId="244F6038"/>
  <w16cid:commentId w16cid:paraId="6DA75505" w16cid:durableId="244F6723"/>
  <w16cid:commentId w16cid:paraId="63946730" w16cid:durableId="2450D75B"/>
  <w16cid:commentId w16cid:paraId="350D3C47" w16cid:durableId="2450B00C"/>
  <w16cid:commentId w16cid:paraId="2A3165CB" w16cid:durableId="244F6801"/>
  <w16cid:commentId w16cid:paraId="65A905F0" w16cid:durableId="244F68DB"/>
  <w16cid:commentId w16cid:paraId="3AC115DA" w16cid:durableId="244F6A3A"/>
  <w16cid:commentId w16cid:paraId="6B0155C9" w16cid:durableId="244F64A2"/>
  <w16cid:commentId w16cid:paraId="08F09585" w16cid:durableId="245008AD"/>
  <w16cid:commentId w16cid:paraId="415625BB" w16cid:durableId="244F6ADE"/>
  <w16cid:commentId w16cid:paraId="410BD58E" w16cid:durableId="244F6F95"/>
  <w16cid:commentId w16cid:paraId="7EE6A95A" w16cid:durableId="244F7008"/>
  <w16cid:commentId w16cid:paraId="013B35D4" w16cid:durableId="244FFF6D"/>
  <w16cid:commentId w16cid:paraId="236D3B69" w16cid:durableId="244FFF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BE4C9" w14:textId="77777777" w:rsidR="00045D61" w:rsidRDefault="00045D61" w:rsidP="00131A64">
      <w:r>
        <w:separator/>
      </w:r>
    </w:p>
  </w:endnote>
  <w:endnote w:type="continuationSeparator" w:id="0">
    <w:p w14:paraId="67F15CBE" w14:textId="77777777" w:rsidR="00045D61" w:rsidRDefault="00045D61" w:rsidP="00131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1749751"/>
      <w:docPartObj>
        <w:docPartGallery w:val="Page Numbers (Bottom of Page)"/>
        <w:docPartUnique/>
      </w:docPartObj>
    </w:sdtPr>
    <w:sdtContent>
      <w:p w14:paraId="40C11343" w14:textId="65B0AE57" w:rsidR="00214D92" w:rsidRDefault="00214D92" w:rsidP="0027086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99FD" w14:textId="77777777" w:rsidR="00214D92" w:rsidRDefault="00214D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22"/>
        <w:szCs w:val="22"/>
      </w:rPr>
      <w:id w:val="1705287471"/>
      <w:docPartObj>
        <w:docPartGallery w:val="Page Numbers (Bottom of Page)"/>
        <w:docPartUnique/>
      </w:docPartObj>
    </w:sdtPr>
    <w:sdtContent>
      <w:p w14:paraId="6106DA9F" w14:textId="759CAF9E" w:rsidR="00214D92" w:rsidRPr="00F64D25" w:rsidRDefault="00214D92" w:rsidP="0027086D">
        <w:pPr>
          <w:pStyle w:val="Footer"/>
          <w:framePr w:wrap="none" w:vAnchor="text" w:hAnchor="margin" w:xAlign="center" w:y="1"/>
          <w:rPr>
            <w:rStyle w:val="PageNumber"/>
            <w:sz w:val="22"/>
            <w:szCs w:val="22"/>
          </w:rPr>
        </w:pPr>
        <w:r w:rsidRPr="00F64D25">
          <w:rPr>
            <w:rStyle w:val="PageNumber"/>
            <w:sz w:val="22"/>
            <w:szCs w:val="22"/>
          </w:rPr>
          <w:fldChar w:fldCharType="begin"/>
        </w:r>
        <w:r w:rsidRPr="00F64D25">
          <w:rPr>
            <w:rStyle w:val="PageNumber"/>
            <w:sz w:val="22"/>
            <w:szCs w:val="22"/>
          </w:rPr>
          <w:instrText xml:space="preserve"> PAGE </w:instrText>
        </w:r>
        <w:r w:rsidRPr="00F64D25">
          <w:rPr>
            <w:rStyle w:val="PageNumber"/>
            <w:sz w:val="22"/>
            <w:szCs w:val="22"/>
          </w:rPr>
          <w:fldChar w:fldCharType="separate"/>
        </w:r>
        <w:r>
          <w:rPr>
            <w:rStyle w:val="PageNumber"/>
            <w:noProof/>
            <w:sz w:val="22"/>
            <w:szCs w:val="22"/>
          </w:rPr>
          <w:t>26</w:t>
        </w:r>
        <w:r w:rsidRPr="00F64D25">
          <w:rPr>
            <w:rStyle w:val="PageNumber"/>
            <w:sz w:val="22"/>
            <w:szCs w:val="22"/>
          </w:rPr>
          <w:fldChar w:fldCharType="end"/>
        </w:r>
      </w:p>
    </w:sdtContent>
  </w:sdt>
  <w:p w14:paraId="6DEC27BC" w14:textId="77777777" w:rsidR="00214D92" w:rsidRDefault="00214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15BA2A" w14:textId="77777777" w:rsidR="00045D61" w:rsidRDefault="00045D61" w:rsidP="00131A64">
      <w:r>
        <w:separator/>
      </w:r>
    </w:p>
  </w:footnote>
  <w:footnote w:type="continuationSeparator" w:id="0">
    <w:p w14:paraId="1038160C" w14:textId="77777777" w:rsidR="00045D61" w:rsidRDefault="00045D61" w:rsidP="00131A64">
      <w:r>
        <w:continuationSeparator/>
      </w:r>
    </w:p>
  </w:footnote>
  <w:footnote w:id="1">
    <w:p w14:paraId="6A109FCA" w14:textId="6A50CD0F" w:rsidR="00214D92" w:rsidRPr="00556790" w:rsidRDefault="00214D92" w:rsidP="005C20D9">
      <w:pPr>
        <w:rPr>
          <w:color w:val="000000"/>
          <w:sz w:val="20"/>
          <w:szCs w:val="20"/>
        </w:rPr>
      </w:pPr>
      <w:r>
        <w:rPr>
          <w:rStyle w:val="FootnoteReference"/>
        </w:rPr>
        <w:footnoteRef/>
      </w:r>
      <w:r>
        <w:t xml:space="preserve"> </w:t>
      </w:r>
      <w:r w:rsidRPr="005C20D9">
        <w:rPr>
          <w:sz w:val="20"/>
          <w:szCs w:val="20"/>
        </w:rPr>
        <w:t xml:space="preserve">Corresponding author. </w:t>
      </w:r>
      <w:r w:rsidRPr="005C20D9">
        <w:rPr>
          <w:sz w:val="20"/>
          <w:szCs w:val="20"/>
          <w:vertAlign w:val="superscript"/>
        </w:rPr>
        <w:t>1</w:t>
      </w:r>
      <w:r w:rsidRPr="005C20D9">
        <w:rPr>
          <w:sz w:val="20"/>
          <w:szCs w:val="20"/>
        </w:rPr>
        <w:t xml:space="preserve">Stanford University, USA; </w:t>
      </w:r>
      <w:r w:rsidRPr="005C20D9">
        <w:rPr>
          <w:sz w:val="20"/>
          <w:szCs w:val="20"/>
          <w:vertAlign w:val="superscript"/>
        </w:rPr>
        <w:t>2</w:t>
      </w:r>
      <w:r w:rsidRPr="005C20D9">
        <w:rPr>
          <w:color w:val="000000"/>
          <w:sz w:val="20"/>
          <w:szCs w:val="20"/>
        </w:rPr>
        <w:t xml:space="preserve">International Food Policy Research Institute (IFPRI), New Delhi, India; </w:t>
      </w:r>
      <w:r w:rsidRPr="005C20D9">
        <w:rPr>
          <w:color w:val="000000"/>
          <w:sz w:val="20"/>
          <w:szCs w:val="20"/>
          <w:vertAlign w:val="superscript"/>
        </w:rPr>
        <w:t>3</w:t>
      </w:r>
      <w:r w:rsidRPr="005C20D9">
        <w:rPr>
          <w:color w:val="000000"/>
          <w:sz w:val="20"/>
          <w:szCs w:val="20"/>
        </w:rPr>
        <w:t xml:space="preserve">University of British Columbia, Canada; </w:t>
      </w:r>
      <w:r w:rsidRPr="005C20D9">
        <w:rPr>
          <w:color w:val="000000"/>
          <w:sz w:val="20"/>
          <w:szCs w:val="20"/>
          <w:vertAlign w:val="superscript"/>
        </w:rPr>
        <w:t>4</w:t>
      </w:r>
      <w:r w:rsidRPr="005C20D9">
        <w:rPr>
          <w:color w:val="000000"/>
          <w:sz w:val="20"/>
          <w:szCs w:val="20"/>
        </w:rPr>
        <w:t xml:space="preserve">WorldFish, Malaysia; </w:t>
      </w:r>
      <w:r w:rsidRPr="005C20D9">
        <w:rPr>
          <w:color w:val="000000"/>
          <w:sz w:val="20"/>
          <w:szCs w:val="20"/>
          <w:vertAlign w:val="superscript"/>
        </w:rPr>
        <w:t>5</w:t>
      </w:r>
      <w:r w:rsidRPr="005C20D9">
        <w:rPr>
          <w:color w:val="000000"/>
          <w:sz w:val="20"/>
          <w:szCs w:val="20"/>
        </w:rPr>
        <w:t xml:space="preserve">Michigan State University, USA; </w:t>
      </w:r>
      <w:r w:rsidRPr="005C20D9">
        <w:rPr>
          <w:color w:val="000000"/>
          <w:sz w:val="20"/>
          <w:szCs w:val="20"/>
          <w:vertAlign w:val="superscript"/>
        </w:rPr>
        <w:t>6</w:t>
      </w:r>
      <w:r w:rsidRPr="005C20D9">
        <w:rPr>
          <w:color w:val="000000"/>
          <w:sz w:val="20"/>
          <w:szCs w:val="20"/>
        </w:rPr>
        <w:t>Wageningen University, The Netherlands</w:t>
      </w:r>
      <w:r>
        <w:rPr>
          <w:color w:val="000000"/>
          <w:sz w:val="20"/>
          <w:szCs w:val="20"/>
        </w:rPr>
        <w:t xml:space="preserve">; </w:t>
      </w:r>
      <w:r w:rsidRPr="005C20D9">
        <w:rPr>
          <w:color w:val="000000"/>
          <w:sz w:val="20"/>
          <w:szCs w:val="20"/>
          <w:vertAlign w:val="superscript"/>
        </w:rPr>
        <w:t>7</w:t>
      </w:r>
      <w:r w:rsidRPr="005C20D9">
        <w:rPr>
          <w:color w:val="000000"/>
          <w:sz w:val="20"/>
          <w:szCs w:val="20"/>
        </w:rPr>
        <w:t>Shanghai Jiao Tong University, China</w:t>
      </w:r>
      <w:r>
        <w:rPr>
          <w:color w:val="000000"/>
          <w:sz w:val="20"/>
          <w:szCs w:val="20"/>
        </w:rPr>
        <w:t xml:space="preserve">; </w:t>
      </w:r>
      <w:r w:rsidRPr="005C20D9">
        <w:rPr>
          <w:color w:val="000000"/>
          <w:sz w:val="20"/>
          <w:szCs w:val="20"/>
          <w:vertAlign w:val="superscript"/>
        </w:rPr>
        <w:t>8</w:t>
      </w:r>
      <w:del w:id="0" w:author="Usuario" w:date="2021-05-19T06:14:00Z">
        <w:r w:rsidRPr="005C20D9" w:rsidDel="00477850">
          <w:rPr>
            <w:color w:val="000000"/>
            <w:sz w:val="20"/>
            <w:szCs w:val="20"/>
          </w:rPr>
          <w:delText>P</w:delText>
        </w:r>
      </w:del>
      <w:ins w:id="1" w:author="Usuario" w:date="2021-05-19T06:00:00Z">
        <w:r>
          <w:rPr>
            <w:color w:val="000000"/>
            <w:sz w:val="20"/>
            <w:szCs w:val="20"/>
          </w:rPr>
          <w:t xml:space="preserve">Instituto </w:t>
        </w:r>
        <w:proofErr w:type="spellStart"/>
        <w:r>
          <w:rPr>
            <w:color w:val="000000"/>
            <w:sz w:val="20"/>
            <w:szCs w:val="20"/>
          </w:rPr>
          <w:t>Milenio</w:t>
        </w:r>
        <w:proofErr w:type="spellEnd"/>
        <w:r>
          <w:rPr>
            <w:color w:val="000000"/>
            <w:sz w:val="20"/>
            <w:szCs w:val="20"/>
          </w:rPr>
          <w:t xml:space="preserve"> </w:t>
        </w:r>
        <w:proofErr w:type="spellStart"/>
        <w:r>
          <w:rPr>
            <w:color w:val="000000"/>
            <w:sz w:val="20"/>
            <w:szCs w:val="20"/>
          </w:rPr>
          <w:t>en</w:t>
        </w:r>
        <w:proofErr w:type="spellEnd"/>
        <w:r>
          <w:rPr>
            <w:color w:val="000000"/>
            <w:sz w:val="20"/>
            <w:szCs w:val="20"/>
          </w:rPr>
          <w:t xml:space="preserve"> Socio-</w:t>
        </w:r>
        <w:proofErr w:type="spellStart"/>
        <w:r>
          <w:rPr>
            <w:color w:val="000000"/>
            <w:sz w:val="20"/>
            <w:szCs w:val="20"/>
          </w:rPr>
          <w:t>Ecologia</w:t>
        </w:r>
        <w:proofErr w:type="spellEnd"/>
        <w:r>
          <w:rPr>
            <w:color w:val="000000"/>
            <w:sz w:val="20"/>
            <w:szCs w:val="20"/>
          </w:rPr>
          <w:t xml:space="preserve"> </w:t>
        </w:r>
        <w:proofErr w:type="spellStart"/>
        <w:r>
          <w:rPr>
            <w:color w:val="000000"/>
            <w:sz w:val="20"/>
            <w:szCs w:val="20"/>
          </w:rPr>
          <w:t>Costera</w:t>
        </w:r>
        <w:proofErr w:type="spellEnd"/>
        <w:r>
          <w:rPr>
            <w:color w:val="000000"/>
            <w:sz w:val="20"/>
            <w:szCs w:val="20"/>
          </w:rPr>
          <w:t xml:space="preserve"> &amp; Center of applied ecology and sustainability, </w:t>
        </w:r>
        <w:proofErr w:type="spellStart"/>
        <w:r>
          <w:rPr>
            <w:color w:val="000000"/>
            <w:sz w:val="20"/>
            <w:szCs w:val="20"/>
          </w:rPr>
          <w:t>P</w:t>
        </w:r>
      </w:ins>
      <w:r w:rsidRPr="005C20D9">
        <w:rPr>
          <w:color w:val="000000"/>
          <w:sz w:val="20"/>
          <w:szCs w:val="20"/>
        </w:rPr>
        <w:t>ontificia</w:t>
      </w:r>
      <w:proofErr w:type="spellEnd"/>
      <w:r w:rsidRPr="005C20D9">
        <w:rPr>
          <w:color w:val="000000"/>
          <w:sz w:val="20"/>
          <w:szCs w:val="20"/>
        </w:rPr>
        <w:t xml:space="preserve"> Universidad </w:t>
      </w:r>
      <w:proofErr w:type="spellStart"/>
      <w:r w:rsidRPr="005C20D9">
        <w:rPr>
          <w:color w:val="000000"/>
          <w:sz w:val="20"/>
          <w:szCs w:val="20"/>
        </w:rPr>
        <w:t>Católica</w:t>
      </w:r>
      <w:proofErr w:type="spellEnd"/>
      <w:r w:rsidRPr="005C20D9">
        <w:rPr>
          <w:color w:val="000000"/>
          <w:sz w:val="20"/>
          <w:szCs w:val="20"/>
        </w:rPr>
        <w:t xml:space="preserve"> de Chile</w:t>
      </w:r>
      <w:r>
        <w:rPr>
          <w:color w:val="000000"/>
          <w:sz w:val="20"/>
          <w:szCs w:val="20"/>
        </w:rPr>
        <w:t xml:space="preserve">, Chile; </w:t>
      </w:r>
      <w:r w:rsidRPr="005C20D9">
        <w:rPr>
          <w:color w:val="000000"/>
          <w:sz w:val="20"/>
          <w:szCs w:val="20"/>
          <w:vertAlign w:val="superscript"/>
        </w:rPr>
        <w:t>9</w:t>
      </w:r>
      <w:r>
        <w:rPr>
          <w:color w:val="000000"/>
          <w:sz w:val="20"/>
          <w:szCs w:val="20"/>
        </w:rPr>
        <w:t xml:space="preserve">American University, USA; </w:t>
      </w:r>
      <w:r>
        <w:rPr>
          <w:color w:val="000000"/>
          <w:sz w:val="20"/>
          <w:szCs w:val="20"/>
          <w:vertAlign w:val="superscript"/>
        </w:rPr>
        <w:t>10</w:t>
      </w:r>
      <w:r>
        <w:rPr>
          <w:color w:val="000000"/>
          <w:sz w:val="20"/>
          <w:szCs w:val="20"/>
        </w:rPr>
        <w:t xml:space="preserve">Harvard </w:t>
      </w:r>
      <w:ins w:id="2" w:author="Christopher Golden" w:date="2021-05-19T09:00:00Z">
        <w:r>
          <w:rPr>
            <w:color w:val="000000"/>
            <w:sz w:val="20"/>
            <w:szCs w:val="20"/>
          </w:rPr>
          <w:t>T.H. Chan School of Public Health</w:t>
        </w:r>
      </w:ins>
      <w:del w:id="3" w:author="Christopher Golden" w:date="2021-05-19T09:00:00Z">
        <w:r w:rsidDel="00674A31">
          <w:rPr>
            <w:color w:val="000000"/>
            <w:sz w:val="20"/>
            <w:szCs w:val="20"/>
          </w:rPr>
          <w:delText>University</w:delText>
        </w:r>
      </w:del>
      <w:r>
        <w:rPr>
          <w:color w:val="000000"/>
          <w:sz w:val="20"/>
          <w:szCs w:val="20"/>
        </w:rPr>
        <w:t xml:space="preserve">, USA; </w:t>
      </w:r>
      <w:r w:rsidRPr="00556790">
        <w:rPr>
          <w:color w:val="000000"/>
          <w:sz w:val="20"/>
          <w:szCs w:val="20"/>
          <w:vertAlign w:val="superscript"/>
        </w:rPr>
        <w:t>1</w:t>
      </w:r>
      <w:r>
        <w:rPr>
          <w:color w:val="000000"/>
          <w:sz w:val="20"/>
          <w:szCs w:val="20"/>
          <w:vertAlign w:val="superscript"/>
        </w:rPr>
        <w:t>1</w:t>
      </w:r>
      <w:r w:rsidRPr="00556790">
        <w:rPr>
          <w:color w:val="000000"/>
          <w:sz w:val="20"/>
          <w:szCs w:val="20"/>
        </w:rPr>
        <w:t>Royal Swedish Academy of Science, Sweden;</w:t>
      </w:r>
      <w:r>
        <w:rPr>
          <w:color w:val="000000"/>
          <w:sz w:val="20"/>
          <w:szCs w:val="20"/>
        </w:rPr>
        <w:t xml:space="preserve"> </w:t>
      </w:r>
      <w:r w:rsidRPr="00556790">
        <w:rPr>
          <w:color w:val="000000"/>
          <w:sz w:val="20"/>
          <w:szCs w:val="20"/>
          <w:vertAlign w:val="superscript"/>
        </w:rPr>
        <w:t>12</w:t>
      </w:r>
      <w:r w:rsidRPr="00556790">
        <w:rPr>
          <w:color w:val="000000"/>
          <w:sz w:val="20"/>
          <w:szCs w:val="20"/>
        </w:rPr>
        <w:t>University of Stirling, UK</w:t>
      </w:r>
      <w:r>
        <w:rPr>
          <w:color w:val="000000"/>
          <w:sz w:val="20"/>
          <w:szCs w:val="20"/>
        </w:rPr>
        <w:t>.</w:t>
      </w:r>
      <w:r w:rsidRPr="00556790">
        <w:rPr>
          <w:color w:val="000000"/>
          <w:sz w:val="20"/>
          <w:szCs w:val="20"/>
        </w:rPr>
        <w:t xml:space="preserve"> </w:t>
      </w:r>
    </w:p>
    <w:p w14:paraId="2315E4B4" w14:textId="1ACEE961" w:rsidR="00214D92" w:rsidRPr="005C20D9" w:rsidRDefault="00214D9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12501" w14:textId="739563B1" w:rsidR="00214D92" w:rsidRPr="00131A64" w:rsidRDefault="00214D92">
    <w:pPr>
      <w:pStyle w:val="Header"/>
      <w:rPr>
        <w:sz w:val="20"/>
        <w:szCs w:val="20"/>
      </w:rPr>
    </w:pPr>
    <w:r>
      <w:rPr>
        <w:sz w:val="20"/>
        <w:szCs w:val="20"/>
      </w:rPr>
      <w:t>Revised draft: May 18,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0785C"/>
    <w:multiLevelType w:val="hybridMultilevel"/>
    <w:tmpl w:val="4CCC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35562"/>
    <w:multiLevelType w:val="hybridMultilevel"/>
    <w:tmpl w:val="8DAC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045CE"/>
    <w:multiLevelType w:val="hybridMultilevel"/>
    <w:tmpl w:val="889EB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93384"/>
    <w:multiLevelType w:val="hybridMultilevel"/>
    <w:tmpl w:val="3DB46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33868"/>
    <w:multiLevelType w:val="hybridMultilevel"/>
    <w:tmpl w:val="64C0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C10521"/>
    <w:multiLevelType w:val="hybridMultilevel"/>
    <w:tmpl w:val="F744A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D12FD"/>
    <w:multiLevelType w:val="hybridMultilevel"/>
    <w:tmpl w:val="3B00D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AB4883"/>
    <w:multiLevelType w:val="hybridMultilevel"/>
    <w:tmpl w:val="B7D6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E22DA"/>
    <w:multiLevelType w:val="hybridMultilevel"/>
    <w:tmpl w:val="F560E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8D11D1"/>
    <w:multiLevelType w:val="hybridMultilevel"/>
    <w:tmpl w:val="128CF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CE10BD"/>
    <w:multiLevelType w:val="hybridMultilevel"/>
    <w:tmpl w:val="96C6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780E08"/>
    <w:multiLevelType w:val="hybridMultilevel"/>
    <w:tmpl w:val="E0FA6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3E16A4"/>
    <w:multiLevelType w:val="multilevel"/>
    <w:tmpl w:val="8228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595A20"/>
    <w:multiLevelType w:val="hybridMultilevel"/>
    <w:tmpl w:val="3EF24A72"/>
    <w:lvl w:ilvl="0" w:tplc="6FE045A4">
      <w:start w:val="1"/>
      <w:numFmt w:val="bullet"/>
      <w:lvlText w:val=""/>
      <w:lvlJc w:val="left"/>
      <w:pPr>
        <w:ind w:left="1440" w:hanging="360"/>
      </w:pPr>
      <w:rPr>
        <w:rFonts w:ascii="Symbol" w:hAnsi="Symbol" w:hint="default"/>
        <w:color w:val="4472C4"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5C82459"/>
    <w:multiLevelType w:val="hybridMultilevel"/>
    <w:tmpl w:val="339C2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0540D4"/>
    <w:multiLevelType w:val="hybridMultilevel"/>
    <w:tmpl w:val="9BB4F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B3EED"/>
    <w:multiLevelType w:val="hybridMultilevel"/>
    <w:tmpl w:val="9018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FD3D46"/>
    <w:multiLevelType w:val="hybridMultilevel"/>
    <w:tmpl w:val="0A0499C6"/>
    <w:lvl w:ilvl="0" w:tplc="624437B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FF4EA4"/>
    <w:multiLevelType w:val="hybridMultilevel"/>
    <w:tmpl w:val="756E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8652BD"/>
    <w:multiLevelType w:val="hybridMultilevel"/>
    <w:tmpl w:val="C7C2FE9C"/>
    <w:lvl w:ilvl="0" w:tplc="A38A63FA">
      <w:start w:val="1"/>
      <w:numFmt w:val="bullet"/>
      <w:lvlText w:val=""/>
      <w:lvlJc w:val="left"/>
      <w:pPr>
        <w:ind w:left="1440" w:hanging="360"/>
      </w:pPr>
      <w:rPr>
        <w:rFonts w:ascii="Symbol" w:hAnsi="Symbol" w:hint="default"/>
        <w:color w:val="4472C4"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0461C3C"/>
    <w:multiLevelType w:val="hybridMultilevel"/>
    <w:tmpl w:val="B11C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7F06FD"/>
    <w:multiLevelType w:val="hybridMultilevel"/>
    <w:tmpl w:val="7908C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05116"/>
    <w:multiLevelType w:val="hybridMultilevel"/>
    <w:tmpl w:val="0EECC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3A629E"/>
    <w:multiLevelType w:val="hybridMultilevel"/>
    <w:tmpl w:val="3D88F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757E14"/>
    <w:multiLevelType w:val="hybridMultilevel"/>
    <w:tmpl w:val="51A0D7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9F65CE7"/>
    <w:multiLevelType w:val="hybridMultilevel"/>
    <w:tmpl w:val="B6929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F526956"/>
    <w:multiLevelType w:val="hybridMultilevel"/>
    <w:tmpl w:val="89A05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B027F"/>
    <w:multiLevelType w:val="hybridMultilevel"/>
    <w:tmpl w:val="861A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812184"/>
    <w:multiLevelType w:val="hybridMultilevel"/>
    <w:tmpl w:val="3392C3EE"/>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15:restartNumberingAfterBreak="0">
    <w:nsid w:val="74745DFF"/>
    <w:multiLevelType w:val="hybridMultilevel"/>
    <w:tmpl w:val="68169964"/>
    <w:lvl w:ilvl="0" w:tplc="E11EEF0C">
      <w:start w:val="1"/>
      <w:numFmt w:val="decimal"/>
      <w:lvlText w:val="%1、"/>
      <w:lvlJc w:val="left"/>
      <w:pPr>
        <w:ind w:left="114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C9A6F1D"/>
    <w:multiLevelType w:val="hybridMultilevel"/>
    <w:tmpl w:val="D2024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FB3D73"/>
    <w:multiLevelType w:val="hybridMultilevel"/>
    <w:tmpl w:val="6E7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5"/>
  </w:num>
  <w:num w:numId="3">
    <w:abstractNumId w:val="20"/>
  </w:num>
  <w:num w:numId="4">
    <w:abstractNumId w:val="18"/>
  </w:num>
  <w:num w:numId="5">
    <w:abstractNumId w:val="16"/>
  </w:num>
  <w:num w:numId="6">
    <w:abstractNumId w:val="31"/>
  </w:num>
  <w:num w:numId="7">
    <w:abstractNumId w:val="28"/>
  </w:num>
  <w:num w:numId="8">
    <w:abstractNumId w:val="24"/>
  </w:num>
  <w:num w:numId="9">
    <w:abstractNumId w:val="7"/>
  </w:num>
  <w:num w:numId="10">
    <w:abstractNumId w:val="1"/>
  </w:num>
  <w:num w:numId="11">
    <w:abstractNumId w:val="8"/>
  </w:num>
  <w:num w:numId="12">
    <w:abstractNumId w:val="0"/>
  </w:num>
  <w:num w:numId="13">
    <w:abstractNumId w:val="21"/>
  </w:num>
  <w:num w:numId="14">
    <w:abstractNumId w:val="23"/>
  </w:num>
  <w:num w:numId="15">
    <w:abstractNumId w:val="14"/>
  </w:num>
  <w:num w:numId="16">
    <w:abstractNumId w:val="9"/>
  </w:num>
  <w:num w:numId="17">
    <w:abstractNumId w:val="10"/>
  </w:num>
  <w:num w:numId="18">
    <w:abstractNumId w:val="27"/>
  </w:num>
  <w:num w:numId="19">
    <w:abstractNumId w:val="2"/>
  </w:num>
  <w:num w:numId="20">
    <w:abstractNumId w:val="6"/>
  </w:num>
  <w:num w:numId="21">
    <w:abstractNumId w:val="22"/>
  </w:num>
  <w:num w:numId="22">
    <w:abstractNumId w:val="5"/>
  </w:num>
  <w:num w:numId="23">
    <w:abstractNumId w:val="13"/>
  </w:num>
  <w:num w:numId="24">
    <w:abstractNumId w:val="11"/>
  </w:num>
  <w:num w:numId="25">
    <w:abstractNumId w:val="19"/>
  </w:num>
  <w:num w:numId="26">
    <w:abstractNumId w:val="29"/>
  </w:num>
  <w:num w:numId="27">
    <w:abstractNumId w:val="26"/>
  </w:num>
  <w:num w:numId="28">
    <w:abstractNumId w:val="15"/>
  </w:num>
  <w:num w:numId="29">
    <w:abstractNumId w:val="12"/>
  </w:num>
  <w:num w:numId="30">
    <w:abstractNumId w:val="3"/>
  </w:num>
  <w:num w:numId="31">
    <w:abstractNumId w:val="30"/>
  </w:num>
  <w:num w:numId="32">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uario">
    <w15:presenceInfo w15:providerId="None" w15:userId="Usuario"/>
  </w15:person>
  <w15:person w15:author="Christopher Golden">
    <w15:presenceInfo w15:providerId="Windows Live" w15:userId="4451ba17828aa14d"/>
  </w15:person>
  <w15:person w15:author="Ling">
    <w15:presenceInfo w15:providerId="None" w15:userId="Ling"/>
  </w15:person>
  <w15:person w15:author="Michelle Tigchelaar">
    <w15:presenceInfo w15:providerId="AD" w15:userId="S::mtigch@stanford.edu::923508c5-b34b-4a6f-9f4f-4b410309d373"/>
  </w15:person>
  <w15:person w15:author="Jessica Gephart">
    <w15:presenceInfo w15:providerId="AD" w15:userId="S::jgephart@american.edu::ce777cf5-4d19-45c7-b673-d9ab2f73c52e"/>
  </w15:person>
  <w15:person w15:author="Malin Jonell">
    <w15:presenceInfo w15:providerId="None" w15:userId="Malin Jonell"/>
  </w15:person>
  <w15:person w15:author="Beatrice Crona">
    <w15:presenceInfo w15:providerId="AD" w15:userId="S-1-5-21-299502267-1715567821-839522115-43749"/>
  </w15:person>
  <w15:person w15:author="Belton, Benjamin (WorldFish)">
    <w15:presenceInfo w15:providerId="None" w15:userId="Belton, Benjamin (WorldFi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hideSpellingErrors/>
  <w:hideGrammaticalErrors/>
  <w:activeWritingStyle w:appName="MSWord" w:lang="es-ES" w:vendorID="64" w:dllVersion="0" w:nlCheck="1" w:checkStyle="0"/>
  <w:activeWritingStyle w:appName="MSWord" w:lang="en-US" w:vendorID="64" w:dllVersion="0" w:nlCheck="1" w:checkStyle="0"/>
  <w:activeWritingStyle w:appName="MSWord" w:lang="en-CA" w:vendorID="64" w:dllVersion="0" w:nlCheck="1" w:checkStyle="0"/>
  <w:activeWritingStyle w:appName="MSWord" w:lang="en-US" w:vendorID="64" w:dllVersion="4096" w:nlCheck="1" w:checkStyle="0"/>
  <w:activeWritingStyle w:appName="MSWord" w:lang="en-CA" w:vendorID="64" w:dllVersion="4096" w:nlCheck="1" w:checkStyle="0"/>
  <w:activeWritingStyle w:appName="MSWord" w:lang="en-US" w:vendorID="64" w:dllVersion="6" w:nlCheck="1" w:checkStyle="1"/>
  <w:activeWritingStyle w:appName="MSWord" w:lang="es-ES" w:vendorID="64" w:dllVersion="6" w:nlCheck="1" w:checkStyle="0"/>
  <w:activeWritingStyle w:appName="MSWord" w:lang="es-ES" w:vendorID="64" w:dllVersion="4096" w:nlCheck="1" w:checkStyle="0"/>
  <w:proofState w:spelling="clean" w:grammar="clean"/>
  <w:trackRevisions/>
  <w:defaultTabStop w:val="720"/>
  <w:hyphenationZone w:val="425"/>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ature v2&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zvrtv5w82pv06eereq5rxf6rr00arp2f0zt&quot;&gt;BFA Demand May 11 JK&lt;record-ids&gt;&lt;item&gt;42&lt;/item&gt;&lt;item&gt;45&lt;/item&gt;&lt;item&gt;54&lt;/item&gt;&lt;item&gt;57&lt;/item&gt;&lt;item&gt;63&lt;/item&gt;&lt;item&gt;81&lt;/item&gt;&lt;item&gt;245&lt;/item&gt;&lt;item&gt;300&lt;/item&gt;&lt;item&gt;381&lt;/item&gt;&lt;item&gt;448&lt;/item&gt;&lt;item&gt;476&lt;/item&gt;&lt;item&gt;564&lt;/item&gt;&lt;item&gt;580&lt;/item&gt;&lt;item&gt;590&lt;/item&gt;&lt;item&gt;626&lt;/item&gt;&lt;item&gt;628&lt;/item&gt;&lt;item&gt;632&lt;/item&gt;&lt;item&gt;635&lt;/item&gt;&lt;item&gt;643&lt;/item&gt;&lt;item&gt;644&lt;/item&gt;&lt;item&gt;646&lt;/item&gt;&lt;item&gt;655&lt;/item&gt;&lt;item&gt;672&lt;/item&gt;&lt;item&gt;681&lt;/item&gt;&lt;item&gt;683&lt;/item&gt;&lt;item&gt;758&lt;/item&gt;&lt;item&gt;760&lt;/item&gt;&lt;item&gt;787&lt;/item&gt;&lt;item&gt;788&lt;/item&gt;&lt;item&gt;789&lt;/item&gt;&lt;item&gt;791&lt;/item&gt;&lt;item&gt;792&lt;/item&gt;&lt;item&gt;793&lt;/item&gt;&lt;item&gt;796&lt;/item&gt;&lt;item&gt;797&lt;/item&gt;&lt;item&gt;798&lt;/item&gt;&lt;item&gt;799&lt;/item&gt;&lt;item&gt;800&lt;/item&gt;&lt;item&gt;802&lt;/item&gt;&lt;item&gt;803&lt;/item&gt;&lt;item&gt;807&lt;/item&gt;&lt;item&gt;808&lt;/item&gt;&lt;item&gt;809&lt;/item&gt;&lt;item&gt;814&lt;/item&gt;&lt;item&gt;815&lt;/item&gt;&lt;item&gt;817&lt;/item&gt;&lt;item&gt;818&lt;/item&gt;&lt;item&gt;819&lt;/item&gt;&lt;item&gt;820&lt;/item&gt;&lt;item&gt;825&lt;/item&gt;&lt;item&gt;827&lt;/item&gt;&lt;item&gt;828&lt;/item&gt;&lt;item&gt;830&lt;/item&gt;&lt;item&gt;831&lt;/item&gt;&lt;item&gt;832&lt;/item&gt;&lt;item&gt;833&lt;/item&gt;&lt;item&gt;834&lt;/item&gt;&lt;item&gt;838&lt;/item&gt;&lt;item&gt;839&lt;/item&gt;&lt;item&gt;840&lt;/item&gt;&lt;item&gt;842&lt;/item&gt;&lt;item&gt;843&lt;/item&gt;&lt;item&gt;844&lt;/item&gt;&lt;item&gt;845&lt;/item&gt;&lt;item&gt;846&lt;/item&gt;&lt;item&gt;847&lt;/item&gt;&lt;item&gt;848&lt;/item&gt;&lt;item&gt;849&lt;/item&gt;&lt;item&gt;850&lt;/item&gt;&lt;item&gt;851&lt;/item&gt;&lt;item&gt;852&lt;/item&gt;&lt;item&gt;853&lt;/item&gt;&lt;item&gt;854&lt;/item&gt;&lt;/record-ids&gt;&lt;/item&gt;&lt;/Libraries&gt;"/>
    <w:docVar w:name="paperpile-doc-id" w:val="P159D139Z521W211"/>
    <w:docVar w:name="paperpile-doc-name" w:val="3Blue Food Demand May18 linked_BB_sg_CDG_BC_MT.docx"/>
  </w:docVars>
  <w:rsids>
    <w:rsidRoot w:val="006D5B0C"/>
    <w:rsid w:val="000012C9"/>
    <w:rsid w:val="000013FA"/>
    <w:rsid w:val="000015AB"/>
    <w:rsid w:val="00002B91"/>
    <w:rsid w:val="000036B7"/>
    <w:rsid w:val="00003C25"/>
    <w:rsid w:val="00004162"/>
    <w:rsid w:val="00004B2F"/>
    <w:rsid w:val="00005F5B"/>
    <w:rsid w:val="00007A03"/>
    <w:rsid w:val="00010497"/>
    <w:rsid w:val="000114FE"/>
    <w:rsid w:val="00011A65"/>
    <w:rsid w:val="000123FC"/>
    <w:rsid w:val="00012D39"/>
    <w:rsid w:val="00015387"/>
    <w:rsid w:val="00015A54"/>
    <w:rsid w:val="000160CB"/>
    <w:rsid w:val="000166D1"/>
    <w:rsid w:val="00017B90"/>
    <w:rsid w:val="00017EB7"/>
    <w:rsid w:val="00020588"/>
    <w:rsid w:val="0002098D"/>
    <w:rsid w:val="000210E6"/>
    <w:rsid w:val="00023E4E"/>
    <w:rsid w:val="00024F77"/>
    <w:rsid w:val="00025DFC"/>
    <w:rsid w:val="00026777"/>
    <w:rsid w:val="000269E1"/>
    <w:rsid w:val="000273D5"/>
    <w:rsid w:val="000277A1"/>
    <w:rsid w:val="00027DAD"/>
    <w:rsid w:val="000304CF"/>
    <w:rsid w:val="00032254"/>
    <w:rsid w:val="00032C7D"/>
    <w:rsid w:val="00032DD3"/>
    <w:rsid w:val="00033008"/>
    <w:rsid w:val="0003415C"/>
    <w:rsid w:val="00035EC3"/>
    <w:rsid w:val="00040316"/>
    <w:rsid w:val="00040BC9"/>
    <w:rsid w:val="00041379"/>
    <w:rsid w:val="00042E7D"/>
    <w:rsid w:val="00043EFD"/>
    <w:rsid w:val="00045D61"/>
    <w:rsid w:val="00046BB6"/>
    <w:rsid w:val="00051292"/>
    <w:rsid w:val="000513BA"/>
    <w:rsid w:val="000530B9"/>
    <w:rsid w:val="00053516"/>
    <w:rsid w:val="00054A34"/>
    <w:rsid w:val="00055BB9"/>
    <w:rsid w:val="000568DB"/>
    <w:rsid w:val="00056BE1"/>
    <w:rsid w:val="000602B0"/>
    <w:rsid w:val="0006033A"/>
    <w:rsid w:val="000612C9"/>
    <w:rsid w:val="00061E24"/>
    <w:rsid w:val="0006225B"/>
    <w:rsid w:val="000622E0"/>
    <w:rsid w:val="00063243"/>
    <w:rsid w:val="00064DF0"/>
    <w:rsid w:val="000660A2"/>
    <w:rsid w:val="000668A8"/>
    <w:rsid w:val="00066966"/>
    <w:rsid w:val="0006700E"/>
    <w:rsid w:val="0006702A"/>
    <w:rsid w:val="000672C2"/>
    <w:rsid w:val="000674BB"/>
    <w:rsid w:val="00070F78"/>
    <w:rsid w:val="00071006"/>
    <w:rsid w:val="000717B6"/>
    <w:rsid w:val="00071C3F"/>
    <w:rsid w:val="00073DD2"/>
    <w:rsid w:val="00074646"/>
    <w:rsid w:val="00074B78"/>
    <w:rsid w:val="00075C62"/>
    <w:rsid w:val="00075D54"/>
    <w:rsid w:val="0007626D"/>
    <w:rsid w:val="000765FB"/>
    <w:rsid w:val="00076826"/>
    <w:rsid w:val="00077B09"/>
    <w:rsid w:val="00080353"/>
    <w:rsid w:val="000808D4"/>
    <w:rsid w:val="00081638"/>
    <w:rsid w:val="0008185C"/>
    <w:rsid w:val="00082748"/>
    <w:rsid w:val="00083B57"/>
    <w:rsid w:val="00084021"/>
    <w:rsid w:val="00084974"/>
    <w:rsid w:val="000852C8"/>
    <w:rsid w:val="00086C37"/>
    <w:rsid w:val="0008709C"/>
    <w:rsid w:val="00087919"/>
    <w:rsid w:val="0009279C"/>
    <w:rsid w:val="00092BCD"/>
    <w:rsid w:val="00094F23"/>
    <w:rsid w:val="00096EB6"/>
    <w:rsid w:val="00097EBD"/>
    <w:rsid w:val="000A14B1"/>
    <w:rsid w:val="000A205E"/>
    <w:rsid w:val="000A35AF"/>
    <w:rsid w:val="000A3989"/>
    <w:rsid w:val="000A43F4"/>
    <w:rsid w:val="000A6E05"/>
    <w:rsid w:val="000A71C4"/>
    <w:rsid w:val="000A7761"/>
    <w:rsid w:val="000B0BC5"/>
    <w:rsid w:val="000B0CA7"/>
    <w:rsid w:val="000B1274"/>
    <w:rsid w:val="000B1853"/>
    <w:rsid w:val="000B1BD9"/>
    <w:rsid w:val="000B1DE0"/>
    <w:rsid w:val="000B31A9"/>
    <w:rsid w:val="000B3A2D"/>
    <w:rsid w:val="000B3EE9"/>
    <w:rsid w:val="000B436B"/>
    <w:rsid w:val="000B471B"/>
    <w:rsid w:val="000B6265"/>
    <w:rsid w:val="000B6858"/>
    <w:rsid w:val="000B6D6F"/>
    <w:rsid w:val="000B6FBC"/>
    <w:rsid w:val="000B74FA"/>
    <w:rsid w:val="000C0601"/>
    <w:rsid w:val="000C2E11"/>
    <w:rsid w:val="000C2FD6"/>
    <w:rsid w:val="000C3029"/>
    <w:rsid w:val="000C3093"/>
    <w:rsid w:val="000C33B6"/>
    <w:rsid w:val="000C3D0E"/>
    <w:rsid w:val="000C458D"/>
    <w:rsid w:val="000C63E8"/>
    <w:rsid w:val="000C6728"/>
    <w:rsid w:val="000C6B44"/>
    <w:rsid w:val="000C705F"/>
    <w:rsid w:val="000D04C5"/>
    <w:rsid w:val="000D1C59"/>
    <w:rsid w:val="000D2B14"/>
    <w:rsid w:val="000D3512"/>
    <w:rsid w:val="000D39B7"/>
    <w:rsid w:val="000D3DCD"/>
    <w:rsid w:val="000D4D81"/>
    <w:rsid w:val="000E18CC"/>
    <w:rsid w:val="000E23B0"/>
    <w:rsid w:val="000E2827"/>
    <w:rsid w:val="000E3A85"/>
    <w:rsid w:val="000E7A39"/>
    <w:rsid w:val="000F03B6"/>
    <w:rsid w:val="000F1805"/>
    <w:rsid w:val="000F3D5C"/>
    <w:rsid w:val="000F42BA"/>
    <w:rsid w:val="000F43BC"/>
    <w:rsid w:val="000F4523"/>
    <w:rsid w:val="000F481B"/>
    <w:rsid w:val="000F4A5F"/>
    <w:rsid w:val="000F5D51"/>
    <w:rsid w:val="000F66DA"/>
    <w:rsid w:val="000F7CA7"/>
    <w:rsid w:val="000F7D46"/>
    <w:rsid w:val="00100704"/>
    <w:rsid w:val="001011EB"/>
    <w:rsid w:val="001077D1"/>
    <w:rsid w:val="00110432"/>
    <w:rsid w:val="00110AB1"/>
    <w:rsid w:val="00110BC4"/>
    <w:rsid w:val="00111B3C"/>
    <w:rsid w:val="00113C10"/>
    <w:rsid w:val="00113FBE"/>
    <w:rsid w:val="0011474C"/>
    <w:rsid w:val="001147FD"/>
    <w:rsid w:val="00117707"/>
    <w:rsid w:val="00120098"/>
    <w:rsid w:val="00120754"/>
    <w:rsid w:val="00122B42"/>
    <w:rsid w:val="001240CB"/>
    <w:rsid w:val="00124422"/>
    <w:rsid w:val="00124A86"/>
    <w:rsid w:val="00124BB1"/>
    <w:rsid w:val="00125793"/>
    <w:rsid w:val="00125CCB"/>
    <w:rsid w:val="00126DBE"/>
    <w:rsid w:val="0012706C"/>
    <w:rsid w:val="00130834"/>
    <w:rsid w:val="00130CB8"/>
    <w:rsid w:val="00131A64"/>
    <w:rsid w:val="00132301"/>
    <w:rsid w:val="0013415E"/>
    <w:rsid w:val="001343D7"/>
    <w:rsid w:val="00134CC4"/>
    <w:rsid w:val="00135706"/>
    <w:rsid w:val="00137596"/>
    <w:rsid w:val="00140DDF"/>
    <w:rsid w:val="00142D48"/>
    <w:rsid w:val="00143D03"/>
    <w:rsid w:val="001448EB"/>
    <w:rsid w:val="00145652"/>
    <w:rsid w:val="00145AD6"/>
    <w:rsid w:val="00145D28"/>
    <w:rsid w:val="00146BA0"/>
    <w:rsid w:val="00147436"/>
    <w:rsid w:val="00151A60"/>
    <w:rsid w:val="00152283"/>
    <w:rsid w:val="0015263C"/>
    <w:rsid w:val="00153021"/>
    <w:rsid w:val="00153C71"/>
    <w:rsid w:val="00154237"/>
    <w:rsid w:val="00156283"/>
    <w:rsid w:val="00156D0C"/>
    <w:rsid w:val="00156E10"/>
    <w:rsid w:val="00162BAE"/>
    <w:rsid w:val="00165554"/>
    <w:rsid w:val="00165612"/>
    <w:rsid w:val="001661B3"/>
    <w:rsid w:val="00166866"/>
    <w:rsid w:val="00166A57"/>
    <w:rsid w:val="00167443"/>
    <w:rsid w:val="00172D1C"/>
    <w:rsid w:val="001731E0"/>
    <w:rsid w:val="001740BC"/>
    <w:rsid w:val="00174233"/>
    <w:rsid w:val="00174768"/>
    <w:rsid w:val="00174C15"/>
    <w:rsid w:val="00177B9F"/>
    <w:rsid w:val="00180B9D"/>
    <w:rsid w:val="001831FF"/>
    <w:rsid w:val="00184708"/>
    <w:rsid w:val="00186BB0"/>
    <w:rsid w:val="001870CE"/>
    <w:rsid w:val="001914F6"/>
    <w:rsid w:val="00192762"/>
    <w:rsid w:val="001938E1"/>
    <w:rsid w:val="00193DD5"/>
    <w:rsid w:val="00194812"/>
    <w:rsid w:val="0019544B"/>
    <w:rsid w:val="00195EA7"/>
    <w:rsid w:val="0019600A"/>
    <w:rsid w:val="0019731F"/>
    <w:rsid w:val="001977CE"/>
    <w:rsid w:val="00197B86"/>
    <w:rsid w:val="00197CAA"/>
    <w:rsid w:val="00197E12"/>
    <w:rsid w:val="00197E37"/>
    <w:rsid w:val="001A090E"/>
    <w:rsid w:val="001A0FEB"/>
    <w:rsid w:val="001A3620"/>
    <w:rsid w:val="001A37D0"/>
    <w:rsid w:val="001A3B92"/>
    <w:rsid w:val="001A4766"/>
    <w:rsid w:val="001A5DAE"/>
    <w:rsid w:val="001A6EC5"/>
    <w:rsid w:val="001A7834"/>
    <w:rsid w:val="001A7F9A"/>
    <w:rsid w:val="001B01FC"/>
    <w:rsid w:val="001B12A0"/>
    <w:rsid w:val="001B17E1"/>
    <w:rsid w:val="001B37B9"/>
    <w:rsid w:val="001B4CF7"/>
    <w:rsid w:val="001B5B1C"/>
    <w:rsid w:val="001B6910"/>
    <w:rsid w:val="001B7E72"/>
    <w:rsid w:val="001C02DB"/>
    <w:rsid w:val="001C03EF"/>
    <w:rsid w:val="001C12E0"/>
    <w:rsid w:val="001C1F55"/>
    <w:rsid w:val="001C246B"/>
    <w:rsid w:val="001C3F96"/>
    <w:rsid w:val="001C4318"/>
    <w:rsid w:val="001C4A8B"/>
    <w:rsid w:val="001C5EB7"/>
    <w:rsid w:val="001C63A6"/>
    <w:rsid w:val="001C646D"/>
    <w:rsid w:val="001C7F2A"/>
    <w:rsid w:val="001D09F9"/>
    <w:rsid w:val="001D4B87"/>
    <w:rsid w:val="001D4F74"/>
    <w:rsid w:val="001D55B7"/>
    <w:rsid w:val="001D5992"/>
    <w:rsid w:val="001D5DD7"/>
    <w:rsid w:val="001D6401"/>
    <w:rsid w:val="001D679F"/>
    <w:rsid w:val="001D6926"/>
    <w:rsid w:val="001D6976"/>
    <w:rsid w:val="001D6AA5"/>
    <w:rsid w:val="001D710B"/>
    <w:rsid w:val="001D7679"/>
    <w:rsid w:val="001D7801"/>
    <w:rsid w:val="001D7F18"/>
    <w:rsid w:val="001E1193"/>
    <w:rsid w:val="001E1AC2"/>
    <w:rsid w:val="001E2422"/>
    <w:rsid w:val="001E50EB"/>
    <w:rsid w:val="001E5131"/>
    <w:rsid w:val="001E6196"/>
    <w:rsid w:val="001E63E8"/>
    <w:rsid w:val="001E6F4D"/>
    <w:rsid w:val="001E7085"/>
    <w:rsid w:val="001F0A49"/>
    <w:rsid w:val="001F1B7F"/>
    <w:rsid w:val="001F3221"/>
    <w:rsid w:val="001F39DB"/>
    <w:rsid w:val="001F4370"/>
    <w:rsid w:val="001F47FD"/>
    <w:rsid w:val="001F56A9"/>
    <w:rsid w:val="001F570D"/>
    <w:rsid w:val="001F6EA1"/>
    <w:rsid w:val="001F7EDA"/>
    <w:rsid w:val="0020000E"/>
    <w:rsid w:val="0020214E"/>
    <w:rsid w:val="002023B6"/>
    <w:rsid w:val="00202DDD"/>
    <w:rsid w:val="0020432E"/>
    <w:rsid w:val="00204B43"/>
    <w:rsid w:val="00211D33"/>
    <w:rsid w:val="00211F90"/>
    <w:rsid w:val="00212617"/>
    <w:rsid w:val="00212669"/>
    <w:rsid w:val="00212976"/>
    <w:rsid w:val="002132C8"/>
    <w:rsid w:val="0021433C"/>
    <w:rsid w:val="00214D92"/>
    <w:rsid w:val="00214E26"/>
    <w:rsid w:val="00215172"/>
    <w:rsid w:val="002153A2"/>
    <w:rsid w:val="00215F3C"/>
    <w:rsid w:val="002177B2"/>
    <w:rsid w:val="00217A02"/>
    <w:rsid w:val="00217FC6"/>
    <w:rsid w:val="00220E14"/>
    <w:rsid w:val="0022113F"/>
    <w:rsid w:val="00221953"/>
    <w:rsid w:val="002243BA"/>
    <w:rsid w:val="00224A4B"/>
    <w:rsid w:val="0022547F"/>
    <w:rsid w:val="00227995"/>
    <w:rsid w:val="002326FB"/>
    <w:rsid w:val="002332E6"/>
    <w:rsid w:val="00235015"/>
    <w:rsid w:val="0023568E"/>
    <w:rsid w:val="00240F6B"/>
    <w:rsid w:val="0024104A"/>
    <w:rsid w:val="00241ED0"/>
    <w:rsid w:val="00242068"/>
    <w:rsid w:val="00242748"/>
    <w:rsid w:val="00242BC0"/>
    <w:rsid w:val="002438BC"/>
    <w:rsid w:val="00246C0D"/>
    <w:rsid w:val="00246F96"/>
    <w:rsid w:val="002476A7"/>
    <w:rsid w:val="002505C8"/>
    <w:rsid w:val="002512F2"/>
    <w:rsid w:val="00253178"/>
    <w:rsid w:val="00253F31"/>
    <w:rsid w:val="0025402E"/>
    <w:rsid w:val="0025403C"/>
    <w:rsid w:val="00254187"/>
    <w:rsid w:val="00255FC4"/>
    <w:rsid w:val="0025610C"/>
    <w:rsid w:val="00257A30"/>
    <w:rsid w:val="002607A3"/>
    <w:rsid w:val="002610E2"/>
    <w:rsid w:val="00261270"/>
    <w:rsid w:val="002613B8"/>
    <w:rsid w:val="00262761"/>
    <w:rsid w:val="0026301A"/>
    <w:rsid w:val="00263D74"/>
    <w:rsid w:val="002645E9"/>
    <w:rsid w:val="0026478A"/>
    <w:rsid w:val="00265E2F"/>
    <w:rsid w:val="002664FB"/>
    <w:rsid w:val="00267BFC"/>
    <w:rsid w:val="0027086D"/>
    <w:rsid w:val="0027119B"/>
    <w:rsid w:val="00272D9F"/>
    <w:rsid w:val="002731A1"/>
    <w:rsid w:val="002747EC"/>
    <w:rsid w:val="00274D0A"/>
    <w:rsid w:val="00274FC3"/>
    <w:rsid w:val="0027681F"/>
    <w:rsid w:val="0027735E"/>
    <w:rsid w:val="00277794"/>
    <w:rsid w:val="002802E3"/>
    <w:rsid w:val="0028092C"/>
    <w:rsid w:val="00281AD7"/>
    <w:rsid w:val="00281B26"/>
    <w:rsid w:val="002822F8"/>
    <w:rsid w:val="00282979"/>
    <w:rsid w:val="00282B7C"/>
    <w:rsid w:val="002840B5"/>
    <w:rsid w:val="00284957"/>
    <w:rsid w:val="00285121"/>
    <w:rsid w:val="002852D9"/>
    <w:rsid w:val="00285A2F"/>
    <w:rsid w:val="002867D3"/>
    <w:rsid w:val="002900DE"/>
    <w:rsid w:val="00291137"/>
    <w:rsid w:val="00291BE0"/>
    <w:rsid w:val="002924BB"/>
    <w:rsid w:val="0029352D"/>
    <w:rsid w:val="00293730"/>
    <w:rsid w:val="002937DA"/>
    <w:rsid w:val="00293CDA"/>
    <w:rsid w:val="002952D2"/>
    <w:rsid w:val="00295C0F"/>
    <w:rsid w:val="00296109"/>
    <w:rsid w:val="00296400"/>
    <w:rsid w:val="00296513"/>
    <w:rsid w:val="00297884"/>
    <w:rsid w:val="002A0471"/>
    <w:rsid w:val="002A1AF7"/>
    <w:rsid w:val="002A35DC"/>
    <w:rsid w:val="002A3E56"/>
    <w:rsid w:val="002A5794"/>
    <w:rsid w:val="002A5AFB"/>
    <w:rsid w:val="002A7116"/>
    <w:rsid w:val="002A763C"/>
    <w:rsid w:val="002B099C"/>
    <w:rsid w:val="002B0E55"/>
    <w:rsid w:val="002B0FFE"/>
    <w:rsid w:val="002B1467"/>
    <w:rsid w:val="002B3747"/>
    <w:rsid w:val="002B4F2A"/>
    <w:rsid w:val="002B5160"/>
    <w:rsid w:val="002B627B"/>
    <w:rsid w:val="002B7E0F"/>
    <w:rsid w:val="002C0C5A"/>
    <w:rsid w:val="002C3CB5"/>
    <w:rsid w:val="002C4905"/>
    <w:rsid w:val="002C4EA5"/>
    <w:rsid w:val="002C5C1E"/>
    <w:rsid w:val="002C6B9D"/>
    <w:rsid w:val="002C6F74"/>
    <w:rsid w:val="002D2349"/>
    <w:rsid w:val="002D23B4"/>
    <w:rsid w:val="002D251B"/>
    <w:rsid w:val="002D3306"/>
    <w:rsid w:val="002D3D10"/>
    <w:rsid w:val="002D428E"/>
    <w:rsid w:val="002D463C"/>
    <w:rsid w:val="002D4873"/>
    <w:rsid w:val="002D4F03"/>
    <w:rsid w:val="002D5349"/>
    <w:rsid w:val="002D5993"/>
    <w:rsid w:val="002D7E3B"/>
    <w:rsid w:val="002E1AD0"/>
    <w:rsid w:val="002E1DEB"/>
    <w:rsid w:val="002E2B5D"/>
    <w:rsid w:val="002E4459"/>
    <w:rsid w:val="002E55EC"/>
    <w:rsid w:val="002E575C"/>
    <w:rsid w:val="002F0D28"/>
    <w:rsid w:val="002F2DC3"/>
    <w:rsid w:val="002F331C"/>
    <w:rsid w:val="002F3DD6"/>
    <w:rsid w:val="002F4B0D"/>
    <w:rsid w:val="002F57F7"/>
    <w:rsid w:val="002F5FCC"/>
    <w:rsid w:val="002F6188"/>
    <w:rsid w:val="002F64DD"/>
    <w:rsid w:val="002F6E7A"/>
    <w:rsid w:val="002F70F0"/>
    <w:rsid w:val="002F7478"/>
    <w:rsid w:val="002F75B3"/>
    <w:rsid w:val="00300466"/>
    <w:rsid w:val="00300890"/>
    <w:rsid w:val="00303287"/>
    <w:rsid w:val="003038B8"/>
    <w:rsid w:val="00304534"/>
    <w:rsid w:val="00304E4E"/>
    <w:rsid w:val="00304F21"/>
    <w:rsid w:val="0030529D"/>
    <w:rsid w:val="00305D90"/>
    <w:rsid w:val="00306546"/>
    <w:rsid w:val="0030678E"/>
    <w:rsid w:val="0030737E"/>
    <w:rsid w:val="003102ED"/>
    <w:rsid w:val="003107E1"/>
    <w:rsid w:val="00311D31"/>
    <w:rsid w:val="003120C5"/>
    <w:rsid w:val="00312A94"/>
    <w:rsid w:val="0031373A"/>
    <w:rsid w:val="00313DD9"/>
    <w:rsid w:val="00314126"/>
    <w:rsid w:val="0031425C"/>
    <w:rsid w:val="0031433C"/>
    <w:rsid w:val="00314A0E"/>
    <w:rsid w:val="00315D0F"/>
    <w:rsid w:val="0031709C"/>
    <w:rsid w:val="003170F7"/>
    <w:rsid w:val="003204F1"/>
    <w:rsid w:val="0032102A"/>
    <w:rsid w:val="003215E7"/>
    <w:rsid w:val="00321F22"/>
    <w:rsid w:val="00322371"/>
    <w:rsid w:val="0032319A"/>
    <w:rsid w:val="0032319D"/>
    <w:rsid w:val="00323432"/>
    <w:rsid w:val="00324907"/>
    <w:rsid w:val="00325619"/>
    <w:rsid w:val="00325EC6"/>
    <w:rsid w:val="00327109"/>
    <w:rsid w:val="0033058D"/>
    <w:rsid w:val="00330FCF"/>
    <w:rsid w:val="00331A2F"/>
    <w:rsid w:val="003327D4"/>
    <w:rsid w:val="003333E2"/>
    <w:rsid w:val="0033459E"/>
    <w:rsid w:val="00334B2D"/>
    <w:rsid w:val="00336EA2"/>
    <w:rsid w:val="003407F0"/>
    <w:rsid w:val="00341A98"/>
    <w:rsid w:val="00342019"/>
    <w:rsid w:val="00342803"/>
    <w:rsid w:val="00342A7E"/>
    <w:rsid w:val="0034345B"/>
    <w:rsid w:val="00343567"/>
    <w:rsid w:val="00343A16"/>
    <w:rsid w:val="00344E9D"/>
    <w:rsid w:val="003451C5"/>
    <w:rsid w:val="00345FA2"/>
    <w:rsid w:val="00346562"/>
    <w:rsid w:val="00350C48"/>
    <w:rsid w:val="003513EA"/>
    <w:rsid w:val="003519C1"/>
    <w:rsid w:val="00352AF8"/>
    <w:rsid w:val="0035345B"/>
    <w:rsid w:val="003548A6"/>
    <w:rsid w:val="003550DB"/>
    <w:rsid w:val="00360193"/>
    <w:rsid w:val="0036030B"/>
    <w:rsid w:val="00360A44"/>
    <w:rsid w:val="00360ADB"/>
    <w:rsid w:val="00361207"/>
    <w:rsid w:val="00361B37"/>
    <w:rsid w:val="00361FD1"/>
    <w:rsid w:val="003625C6"/>
    <w:rsid w:val="003627EE"/>
    <w:rsid w:val="00362CAD"/>
    <w:rsid w:val="00362E00"/>
    <w:rsid w:val="003643B1"/>
    <w:rsid w:val="00364BCA"/>
    <w:rsid w:val="00366ECB"/>
    <w:rsid w:val="00367EF9"/>
    <w:rsid w:val="00370469"/>
    <w:rsid w:val="0037057C"/>
    <w:rsid w:val="0037060A"/>
    <w:rsid w:val="00372211"/>
    <w:rsid w:val="003726A3"/>
    <w:rsid w:val="00372B28"/>
    <w:rsid w:val="003730C8"/>
    <w:rsid w:val="0037550A"/>
    <w:rsid w:val="00375D22"/>
    <w:rsid w:val="003770C6"/>
    <w:rsid w:val="00377BB8"/>
    <w:rsid w:val="00381BAD"/>
    <w:rsid w:val="0038347C"/>
    <w:rsid w:val="00385929"/>
    <w:rsid w:val="00386426"/>
    <w:rsid w:val="00386F5C"/>
    <w:rsid w:val="003917ED"/>
    <w:rsid w:val="003920E4"/>
    <w:rsid w:val="00392669"/>
    <w:rsid w:val="0039417B"/>
    <w:rsid w:val="00394E95"/>
    <w:rsid w:val="00396D8E"/>
    <w:rsid w:val="00397263"/>
    <w:rsid w:val="003A0DC6"/>
    <w:rsid w:val="003A15FC"/>
    <w:rsid w:val="003A1B15"/>
    <w:rsid w:val="003A2475"/>
    <w:rsid w:val="003A3BDC"/>
    <w:rsid w:val="003A404D"/>
    <w:rsid w:val="003A4DD5"/>
    <w:rsid w:val="003A59BC"/>
    <w:rsid w:val="003A5A59"/>
    <w:rsid w:val="003A5E43"/>
    <w:rsid w:val="003B0BE6"/>
    <w:rsid w:val="003B0E4A"/>
    <w:rsid w:val="003B0ED2"/>
    <w:rsid w:val="003B19D5"/>
    <w:rsid w:val="003B1D19"/>
    <w:rsid w:val="003B2E78"/>
    <w:rsid w:val="003B3CB0"/>
    <w:rsid w:val="003B44E2"/>
    <w:rsid w:val="003B4DF5"/>
    <w:rsid w:val="003B6471"/>
    <w:rsid w:val="003B65D3"/>
    <w:rsid w:val="003B6A5F"/>
    <w:rsid w:val="003C046E"/>
    <w:rsid w:val="003C28CF"/>
    <w:rsid w:val="003C4411"/>
    <w:rsid w:val="003C5006"/>
    <w:rsid w:val="003C53A5"/>
    <w:rsid w:val="003C5633"/>
    <w:rsid w:val="003C5EBC"/>
    <w:rsid w:val="003C662C"/>
    <w:rsid w:val="003C6AD3"/>
    <w:rsid w:val="003C6F45"/>
    <w:rsid w:val="003D099A"/>
    <w:rsid w:val="003D1D28"/>
    <w:rsid w:val="003D2977"/>
    <w:rsid w:val="003D38AE"/>
    <w:rsid w:val="003D4DC9"/>
    <w:rsid w:val="003D5090"/>
    <w:rsid w:val="003D51D7"/>
    <w:rsid w:val="003E0D8C"/>
    <w:rsid w:val="003E15A5"/>
    <w:rsid w:val="003E1BCC"/>
    <w:rsid w:val="003E2C60"/>
    <w:rsid w:val="003E2ED9"/>
    <w:rsid w:val="003E331D"/>
    <w:rsid w:val="003E3BCF"/>
    <w:rsid w:val="003E3D40"/>
    <w:rsid w:val="003E4827"/>
    <w:rsid w:val="003E5DBF"/>
    <w:rsid w:val="003E709B"/>
    <w:rsid w:val="003E775A"/>
    <w:rsid w:val="003F1038"/>
    <w:rsid w:val="003F153C"/>
    <w:rsid w:val="003F174D"/>
    <w:rsid w:val="003F1C0E"/>
    <w:rsid w:val="003F567C"/>
    <w:rsid w:val="003F5B52"/>
    <w:rsid w:val="003F6332"/>
    <w:rsid w:val="003F6367"/>
    <w:rsid w:val="003F775F"/>
    <w:rsid w:val="00400EC7"/>
    <w:rsid w:val="0040238E"/>
    <w:rsid w:val="00402423"/>
    <w:rsid w:val="00403BEA"/>
    <w:rsid w:val="0040424E"/>
    <w:rsid w:val="00404F17"/>
    <w:rsid w:val="00406A8D"/>
    <w:rsid w:val="00407F65"/>
    <w:rsid w:val="00410577"/>
    <w:rsid w:val="00410CF3"/>
    <w:rsid w:val="00410D54"/>
    <w:rsid w:val="00412313"/>
    <w:rsid w:val="00412DAC"/>
    <w:rsid w:val="0041357D"/>
    <w:rsid w:val="00414459"/>
    <w:rsid w:val="00414BF2"/>
    <w:rsid w:val="00415D85"/>
    <w:rsid w:val="004161D2"/>
    <w:rsid w:val="00417806"/>
    <w:rsid w:val="00420E13"/>
    <w:rsid w:val="00421570"/>
    <w:rsid w:val="00421FC1"/>
    <w:rsid w:val="00422CC3"/>
    <w:rsid w:val="00423F6C"/>
    <w:rsid w:val="004247BC"/>
    <w:rsid w:val="00424845"/>
    <w:rsid w:val="00425D6E"/>
    <w:rsid w:val="00425FE6"/>
    <w:rsid w:val="00427EC2"/>
    <w:rsid w:val="00430586"/>
    <w:rsid w:val="00430595"/>
    <w:rsid w:val="00431656"/>
    <w:rsid w:val="00433248"/>
    <w:rsid w:val="0043470C"/>
    <w:rsid w:val="00434A33"/>
    <w:rsid w:val="00434A4A"/>
    <w:rsid w:val="0043661B"/>
    <w:rsid w:val="00437885"/>
    <w:rsid w:val="004379AC"/>
    <w:rsid w:val="0044125B"/>
    <w:rsid w:val="004434F0"/>
    <w:rsid w:val="004439AA"/>
    <w:rsid w:val="00443ADC"/>
    <w:rsid w:val="00444BC0"/>
    <w:rsid w:val="00444EA5"/>
    <w:rsid w:val="00445D84"/>
    <w:rsid w:val="00446508"/>
    <w:rsid w:val="00450099"/>
    <w:rsid w:val="004503F9"/>
    <w:rsid w:val="0045186A"/>
    <w:rsid w:val="00451CFE"/>
    <w:rsid w:val="00451FEF"/>
    <w:rsid w:val="004551DF"/>
    <w:rsid w:val="00455D37"/>
    <w:rsid w:val="00457006"/>
    <w:rsid w:val="00460BD1"/>
    <w:rsid w:val="00460FA2"/>
    <w:rsid w:val="004617FD"/>
    <w:rsid w:val="004642B1"/>
    <w:rsid w:val="004643D3"/>
    <w:rsid w:val="0046480B"/>
    <w:rsid w:val="004658AC"/>
    <w:rsid w:val="004676A8"/>
    <w:rsid w:val="0046780B"/>
    <w:rsid w:val="0046786B"/>
    <w:rsid w:val="0047064B"/>
    <w:rsid w:val="004706BF"/>
    <w:rsid w:val="00470E49"/>
    <w:rsid w:val="004737B7"/>
    <w:rsid w:val="00473C3C"/>
    <w:rsid w:val="00474529"/>
    <w:rsid w:val="004748D0"/>
    <w:rsid w:val="00474954"/>
    <w:rsid w:val="00474A01"/>
    <w:rsid w:val="00474E9E"/>
    <w:rsid w:val="00475A39"/>
    <w:rsid w:val="00477850"/>
    <w:rsid w:val="00477956"/>
    <w:rsid w:val="00480831"/>
    <w:rsid w:val="00480C41"/>
    <w:rsid w:val="00480C8F"/>
    <w:rsid w:val="00482B9A"/>
    <w:rsid w:val="00483D1D"/>
    <w:rsid w:val="004856EE"/>
    <w:rsid w:val="00485B32"/>
    <w:rsid w:val="00486582"/>
    <w:rsid w:val="004872BE"/>
    <w:rsid w:val="00490B91"/>
    <w:rsid w:val="00493C78"/>
    <w:rsid w:val="004964DD"/>
    <w:rsid w:val="004967AF"/>
    <w:rsid w:val="00496F72"/>
    <w:rsid w:val="004A0848"/>
    <w:rsid w:val="004A0D46"/>
    <w:rsid w:val="004A0E1D"/>
    <w:rsid w:val="004A1302"/>
    <w:rsid w:val="004A1B76"/>
    <w:rsid w:val="004A1FB8"/>
    <w:rsid w:val="004A24ED"/>
    <w:rsid w:val="004A2BBF"/>
    <w:rsid w:val="004A3A03"/>
    <w:rsid w:val="004A62AA"/>
    <w:rsid w:val="004B05B1"/>
    <w:rsid w:val="004B0E02"/>
    <w:rsid w:val="004B1B84"/>
    <w:rsid w:val="004B2A2A"/>
    <w:rsid w:val="004B3AF6"/>
    <w:rsid w:val="004B5B62"/>
    <w:rsid w:val="004B69E9"/>
    <w:rsid w:val="004B7135"/>
    <w:rsid w:val="004B7E55"/>
    <w:rsid w:val="004C05E2"/>
    <w:rsid w:val="004C07B2"/>
    <w:rsid w:val="004C1530"/>
    <w:rsid w:val="004C188A"/>
    <w:rsid w:val="004C242C"/>
    <w:rsid w:val="004C46CD"/>
    <w:rsid w:val="004C67C0"/>
    <w:rsid w:val="004C72E7"/>
    <w:rsid w:val="004C7BDA"/>
    <w:rsid w:val="004D0668"/>
    <w:rsid w:val="004D08C3"/>
    <w:rsid w:val="004D14D5"/>
    <w:rsid w:val="004D3093"/>
    <w:rsid w:val="004D329D"/>
    <w:rsid w:val="004D461C"/>
    <w:rsid w:val="004D56B8"/>
    <w:rsid w:val="004D5953"/>
    <w:rsid w:val="004D6D35"/>
    <w:rsid w:val="004D6D94"/>
    <w:rsid w:val="004D6F41"/>
    <w:rsid w:val="004D7C7A"/>
    <w:rsid w:val="004E0BAC"/>
    <w:rsid w:val="004E12FA"/>
    <w:rsid w:val="004E15C1"/>
    <w:rsid w:val="004E32F0"/>
    <w:rsid w:val="004E485A"/>
    <w:rsid w:val="004E4EC4"/>
    <w:rsid w:val="004E54CE"/>
    <w:rsid w:val="004E5E72"/>
    <w:rsid w:val="004E6508"/>
    <w:rsid w:val="004E66F5"/>
    <w:rsid w:val="004E6A02"/>
    <w:rsid w:val="004E6B7A"/>
    <w:rsid w:val="004E7BED"/>
    <w:rsid w:val="004E7DBD"/>
    <w:rsid w:val="004F129A"/>
    <w:rsid w:val="004F2ED5"/>
    <w:rsid w:val="004F30DB"/>
    <w:rsid w:val="004F3FC9"/>
    <w:rsid w:val="004F47BD"/>
    <w:rsid w:val="004F507F"/>
    <w:rsid w:val="004F5E94"/>
    <w:rsid w:val="004F6068"/>
    <w:rsid w:val="004F6292"/>
    <w:rsid w:val="004F647C"/>
    <w:rsid w:val="004F6570"/>
    <w:rsid w:val="004F6B39"/>
    <w:rsid w:val="004F715A"/>
    <w:rsid w:val="004F74D3"/>
    <w:rsid w:val="00500338"/>
    <w:rsid w:val="0050090D"/>
    <w:rsid w:val="00500B7E"/>
    <w:rsid w:val="00501B60"/>
    <w:rsid w:val="00502193"/>
    <w:rsid w:val="00502C6B"/>
    <w:rsid w:val="00503322"/>
    <w:rsid w:val="00503A93"/>
    <w:rsid w:val="005061FA"/>
    <w:rsid w:val="005125D1"/>
    <w:rsid w:val="00512777"/>
    <w:rsid w:val="00513463"/>
    <w:rsid w:val="005141FA"/>
    <w:rsid w:val="005177FE"/>
    <w:rsid w:val="005179FA"/>
    <w:rsid w:val="005201DC"/>
    <w:rsid w:val="00520E42"/>
    <w:rsid w:val="00521104"/>
    <w:rsid w:val="0052199D"/>
    <w:rsid w:val="00522952"/>
    <w:rsid w:val="00522C35"/>
    <w:rsid w:val="00524529"/>
    <w:rsid w:val="00524708"/>
    <w:rsid w:val="00527040"/>
    <w:rsid w:val="00527998"/>
    <w:rsid w:val="00527A26"/>
    <w:rsid w:val="00530319"/>
    <w:rsid w:val="005314D7"/>
    <w:rsid w:val="00531B55"/>
    <w:rsid w:val="00532324"/>
    <w:rsid w:val="00532B69"/>
    <w:rsid w:val="00532D97"/>
    <w:rsid w:val="00534B14"/>
    <w:rsid w:val="0053513F"/>
    <w:rsid w:val="005423B2"/>
    <w:rsid w:val="00542ACC"/>
    <w:rsid w:val="0054448E"/>
    <w:rsid w:val="0054490F"/>
    <w:rsid w:val="005456F8"/>
    <w:rsid w:val="00546B1A"/>
    <w:rsid w:val="00547DAC"/>
    <w:rsid w:val="00547EA0"/>
    <w:rsid w:val="00551578"/>
    <w:rsid w:val="00551C2B"/>
    <w:rsid w:val="00551FD3"/>
    <w:rsid w:val="00553594"/>
    <w:rsid w:val="005562B6"/>
    <w:rsid w:val="005563A1"/>
    <w:rsid w:val="00556790"/>
    <w:rsid w:val="00560066"/>
    <w:rsid w:val="005602EA"/>
    <w:rsid w:val="00561FF6"/>
    <w:rsid w:val="005620E2"/>
    <w:rsid w:val="00563446"/>
    <w:rsid w:val="005634C3"/>
    <w:rsid w:val="00563C1E"/>
    <w:rsid w:val="00564C37"/>
    <w:rsid w:val="00566670"/>
    <w:rsid w:val="00566C5C"/>
    <w:rsid w:val="00566E70"/>
    <w:rsid w:val="005670B7"/>
    <w:rsid w:val="00567A0B"/>
    <w:rsid w:val="00570FBC"/>
    <w:rsid w:val="005718F7"/>
    <w:rsid w:val="005720CD"/>
    <w:rsid w:val="00572E91"/>
    <w:rsid w:val="00572FDA"/>
    <w:rsid w:val="0057423D"/>
    <w:rsid w:val="00575259"/>
    <w:rsid w:val="00580452"/>
    <w:rsid w:val="00580541"/>
    <w:rsid w:val="00580634"/>
    <w:rsid w:val="0058089C"/>
    <w:rsid w:val="00580910"/>
    <w:rsid w:val="0058097A"/>
    <w:rsid w:val="00581ECB"/>
    <w:rsid w:val="0058454D"/>
    <w:rsid w:val="00585CF4"/>
    <w:rsid w:val="005866E8"/>
    <w:rsid w:val="00586C09"/>
    <w:rsid w:val="00587DA2"/>
    <w:rsid w:val="005918BB"/>
    <w:rsid w:val="005919E0"/>
    <w:rsid w:val="0059330D"/>
    <w:rsid w:val="00594082"/>
    <w:rsid w:val="005964D8"/>
    <w:rsid w:val="00596707"/>
    <w:rsid w:val="0059673A"/>
    <w:rsid w:val="005A01DF"/>
    <w:rsid w:val="005A0A5E"/>
    <w:rsid w:val="005A0B79"/>
    <w:rsid w:val="005A3F0A"/>
    <w:rsid w:val="005A4331"/>
    <w:rsid w:val="005A5023"/>
    <w:rsid w:val="005A5BF9"/>
    <w:rsid w:val="005A6168"/>
    <w:rsid w:val="005A6FFE"/>
    <w:rsid w:val="005A7236"/>
    <w:rsid w:val="005A74CF"/>
    <w:rsid w:val="005A7C95"/>
    <w:rsid w:val="005B02C6"/>
    <w:rsid w:val="005B2F68"/>
    <w:rsid w:val="005B43FF"/>
    <w:rsid w:val="005B46D2"/>
    <w:rsid w:val="005B60B2"/>
    <w:rsid w:val="005B67CB"/>
    <w:rsid w:val="005B6D34"/>
    <w:rsid w:val="005C00C6"/>
    <w:rsid w:val="005C1DC6"/>
    <w:rsid w:val="005C203A"/>
    <w:rsid w:val="005C20D9"/>
    <w:rsid w:val="005C26B5"/>
    <w:rsid w:val="005C3856"/>
    <w:rsid w:val="005C6DFF"/>
    <w:rsid w:val="005C71D1"/>
    <w:rsid w:val="005C7626"/>
    <w:rsid w:val="005D0803"/>
    <w:rsid w:val="005D0AD1"/>
    <w:rsid w:val="005D1DDE"/>
    <w:rsid w:val="005D3621"/>
    <w:rsid w:val="005D3E77"/>
    <w:rsid w:val="005D4115"/>
    <w:rsid w:val="005D472F"/>
    <w:rsid w:val="005D5009"/>
    <w:rsid w:val="005D5E0D"/>
    <w:rsid w:val="005D654C"/>
    <w:rsid w:val="005D6E14"/>
    <w:rsid w:val="005D7D93"/>
    <w:rsid w:val="005D7F5E"/>
    <w:rsid w:val="005E1FF1"/>
    <w:rsid w:val="005E2182"/>
    <w:rsid w:val="005E308A"/>
    <w:rsid w:val="005E3AED"/>
    <w:rsid w:val="005E4807"/>
    <w:rsid w:val="005E4D36"/>
    <w:rsid w:val="005E4E71"/>
    <w:rsid w:val="005E53F6"/>
    <w:rsid w:val="005E58AF"/>
    <w:rsid w:val="005F084C"/>
    <w:rsid w:val="005F0A65"/>
    <w:rsid w:val="005F21C7"/>
    <w:rsid w:val="005F2741"/>
    <w:rsid w:val="005F376E"/>
    <w:rsid w:val="005F3C59"/>
    <w:rsid w:val="005F4135"/>
    <w:rsid w:val="005F6251"/>
    <w:rsid w:val="005F79E3"/>
    <w:rsid w:val="005F7D61"/>
    <w:rsid w:val="005F7E0F"/>
    <w:rsid w:val="00600EFE"/>
    <w:rsid w:val="00600F78"/>
    <w:rsid w:val="0060165D"/>
    <w:rsid w:val="006017E8"/>
    <w:rsid w:val="00604F4C"/>
    <w:rsid w:val="00606A65"/>
    <w:rsid w:val="00606DE7"/>
    <w:rsid w:val="006075EE"/>
    <w:rsid w:val="006079F0"/>
    <w:rsid w:val="006101D6"/>
    <w:rsid w:val="006114D9"/>
    <w:rsid w:val="006130CB"/>
    <w:rsid w:val="00613606"/>
    <w:rsid w:val="00613DCC"/>
    <w:rsid w:val="006145D8"/>
    <w:rsid w:val="00614A33"/>
    <w:rsid w:val="00615724"/>
    <w:rsid w:val="00616092"/>
    <w:rsid w:val="006162CA"/>
    <w:rsid w:val="00616494"/>
    <w:rsid w:val="0061677C"/>
    <w:rsid w:val="00620513"/>
    <w:rsid w:val="006218A2"/>
    <w:rsid w:val="00622109"/>
    <w:rsid w:val="006242DF"/>
    <w:rsid w:val="006263C6"/>
    <w:rsid w:val="00626A50"/>
    <w:rsid w:val="00627523"/>
    <w:rsid w:val="0062791F"/>
    <w:rsid w:val="00627EDD"/>
    <w:rsid w:val="0063117F"/>
    <w:rsid w:val="006312F6"/>
    <w:rsid w:val="00631494"/>
    <w:rsid w:val="00632E8D"/>
    <w:rsid w:val="00634278"/>
    <w:rsid w:val="006349FC"/>
    <w:rsid w:val="006358E3"/>
    <w:rsid w:val="00635A29"/>
    <w:rsid w:val="00635C09"/>
    <w:rsid w:val="0063623E"/>
    <w:rsid w:val="006363C7"/>
    <w:rsid w:val="00636EDB"/>
    <w:rsid w:val="00637584"/>
    <w:rsid w:val="00637ECC"/>
    <w:rsid w:val="006410B8"/>
    <w:rsid w:val="0064122E"/>
    <w:rsid w:val="0064139C"/>
    <w:rsid w:val="0064257D"/>
    <w:rsid w:val="00643078"/>
    <w:rsid w:val="0064342C"/>
    <w:rsid w:val="006442B8"/>
    <w:rsid w:val="00644349"/>
    <w:rsid w:val="00644BBF"/>
    <w:rsid w:val="00644C6E"/>
    <w:rsid w:val="00645461"/>
    <w:rsid w:val="0064591F"/>
    <w:rsid w:val="00647701"/>
    <w:rsid w:val="006502F8"/>
    <w:rsid w:val="006503EC"/>
    <w:rsid w:val="00650914"/>
    <w:rsid w:val="0065105D"/>
    <w:rsid w:val="00651514"/>
    <w:rsid w:val="00651B99"/>
    <w:rsid w:val="00652713"/>
    <w:rsid w:val="00652B34"/>
    <w:rsid w:val="00652C29"/>
    <w:rsid w:val="00652CF6"/>
    <w:rsid w:val="00654FD7"/>
    <w:rsid w:val="00656B47"/>
    <w:rsid w:val="006577A0"/>
    <w:rsid w:val="00657D13"/>
    <w:rsid w:val="00662CBD"/>
    <w:rsid w:val="00663A64"/>
    <w:rsid w:val="00664128"/>
    <w:rsid w:val="00664D40"/>
    <w:rsid w:val="0066519E"/>
    <w:rsid w:val="00667813"/>
    <w:rsid w:val="00670037"/>
    <w:rsid w:val="006705B4"/>
    <w:rsid w:val="00671FF8"/>
    <w:rsid w:val="00672EE7"/>
    <w:rsid w:val="00673FA1"/>
    <w:rsid w:val="00674A31"/>
    <w:rsid w:val="00674D11"/>
    <w:rsid w:val="006778F2"/>
    <w:rsid w:val="00677AB7"/>
    <w:rsid w:val="00677C4C"/>
    <w:rsid w:val="006800AE"/>
    <w:rsid w:val="0068055A"/>
    <w:rsid w:val="006823D4"/>
    <w:rsid w:val="00683494"/>
    <w:rsid w:val="00683A8C"/>
    <w:rsid w:val="00683BE9"/>
    <w:rsid w:val="0068423B"/>
    <w:rsid w:val="006866D4"/>
    <w:rsid w:val="00686D56"/>
    <w:rsid w:val="00693FD1"/>
    <w:rsid w:val="006943BB"/>
    <w:rsid w:val="00694B20"/>
    <w:rsid w:val="00694CE7"/>
    <w:rsid w:val="00694EAD"/>
    <w:rsid w:val="00696C19"/>
    <w:rsid w:val="00697704"/>
    <w:rsid w:val="006A04A7"/>
    <w:rsid w:val="006A04EA"/>
    <w:rsid w:val="006A064B"/>
    <w:rsid w:val="006A06FD"/>
    <w:rsid w:val="006A2684"/>
    <w:rsid w:val="006A3A0B"/>
    <w:rsid w:val="006A49E3"/>
    <w:rsid w:val="006A68E4"/>
    <w:rsid w:val="006A69C7"/>
    <w:rsid w:val="006A6F1B"/>
    <w:rsid w:val="006B0BDD"/>
    <w:rsid w:val="006B12E7"/>
    <w:rsid w:val="006B1A70"/>
    <w:rsid w:val="006B1A8D"/>
    <w:rsid w:val="006B1ABA"/>
    <w:rsid w:val="006B2282"/>
    <w:rsid w:val="006B25B7"/>
    <w:rsid w:val="006B355B"/>
    <w:rsid w:val="006B3AAE"/>
    <w:rsid w:val="006B3CB4"/>
    <w:rsid w:val="006B4007"/>
    <w:rsid w:val="006B40A2"/>
    <w:rsid w:val="006B4E30"/>
    <w:rsid w:val="006B5363"/>
    <w:rsid w:val="006B583D"/>
    <w:rsid w:val="006B6C81"/>
    <w:rsid w:val="006B71F0"/>
    <w:rsid w:val="006C0860"/>
    <w:rsid w:val="006C2427"/>
    <w:rsid w:val="006C26D9"/>
    <w:rsid w:val="006C2A92"/>
    <w:rsid w:val="006C4644"/>
    <w:rsid w:val="006C565C"/>
    <w:rsid w:val="006C5B7A"/>
    <w:rsid w:val="006C5DBF"/>
    <w:rsid w:val="006C5F62"/>
    <w:rsid w:val="006C7BCA"/>
    <w:rsid w:val="006D0F9E"/>
    <w:rsid w:val="006D110A"/>
    <w:rsid w:val="006D1A6E"/>
    <w:rsid w:val="006D2837"/>
    <w:rsid w:val="006D3FF6"/>
    <w:rsid w:val="006D4009"/>
    <w:rsid w:val="006D5B0C"/>
    <w:rsid w:val="006D79CA"/>
    <w:rsid w:val="006E1938"/>
    <w:rsid w:val="006E3244"/>
    <w:rsid w:val="006E3587"/>
    <w:rsid w:val="006E3670"/>
    <w:rsid w:val="006E6329"/>
    <w:rsid w:val="006E677D"/>
    <w:rsid w:val="006E68EC"/>
    <w:rsid w:val="006E7444"/>
    <w:rsid w:val="006F0FC0"/>
    <w:rsid w:val="006F2735"/>
    <w:rsid w:val="006F391B"/>
    <w:rsid w:val="006F44E9"/>
    <w:rsid w:val="006F50DC"/>
    <w:rsid w:val="006F5D9E"/>
    <w:rsid w:val="006F5F4E"/>
    <w:rsid w:val="00700622"/>
    <w:rsid w:val="0070140C"/>
    <w:rsid w:val="00702C8B"/>
    <w:rsid w:val="00702F75"/>
    <w:rsid w:val="00703577"/>
    <w:rsid w:val="00703BA4"/>
    <w:rsid w:val="0070406C"/>
    <w:rsid w:val="00704AC3"/>
    <w:rsid w:val="007055CD"/>
    <w:rsid w:val="00707108"/>
    <w:rsid w:val="00707C78"/>
    <w:rsid w:val="00711867"/>
    <w:rsid w:val="00712C03"/>
    <w:rsid w:val="00713BE4"/>
    <w:rsid w:val="007143E6"/>
    <w:rsid w:val="00715759"/>
    <w:rsid w:val="0072000D"/>
    <w:rsid w:val="00720F5D"/>
    <w:rsid w:val="00721674"/>
    <w:rsid w:val="007220E9"/>
    <w:rsid w:val="00722995"/>
    <w:rsid w:val="00723787"/>
    <w:rsid w:val="00723C63"/>
    <w:rsid w:val="00724566"/>
    <w:rsid w:val="00724A92"/>
    <w:rsid w:val="00724B7E"/>
    <w:rsid w:val="00726003"/>
    <w:rsid w:val="007264BF"/>
    <w:rsid w:val="00726905"/>
    <w:rsid w:val="007273B7"/>
    <w:rsid w:val="007327F8"/>
    <w:rsid w:val="00733877"/>
    <w:rsid w:val="00733BA8"/>
    <w:rsid w:val="007348B9"/>
    <w:rsid w:val="00734D88"/>
    <w:rsid w:val="00734FF5"/>
    <w:rsid w:val="007359EB"/>
    <w:rsid w:val="0073663C"/>
    <w:rsid w:val="007370F1"/>
    <w:rsid w:val="007374CE"/>
    <w:rsid w:val="007407CC"/>
    <w:rsid w:val="00740CDB"/>
    <w:rsid w:val="0074333F"/>
    <w:rsid w:val="007437B8"/>
    <w:rsid w:val="007458D5"/>
    <w:rsid w:val="00745C37"/>
    <w:rsid w:val="00746974"/>
    <w:rsid w:val="0074697E"/>
    <w:rsid w:val="00750F18"/>
    <w:rsid w:val="00751765"/>
    <w:rsid w:val="00751979"/>
    <w:rsid w:val="00751E46"/>
    <w:rsid w:val="00752588"/>
    <w:rsid w:val="007526A3"/>
    <w:rsid w:val="00753544"/>
    <w:rsid w:val="007538A4"/>
    <w:rsid w:val="00756AE5"/>
    <w:rsid w:val="00760F7E"/>
    <w:rsid w:val="0076119E"/>
    <w:rsid w:val="00761B33"/>
    <w:rsid w:val="00761BC3"/>
    <w:rsid w:val="00762097"/>
    <w:rsid w:val="007643D2"/>
    <w:rsid w:val="00764725"/>
    <w:rsid w:val="00765715"/>
    <w:rsid w:val="00765A98"/>
    <w:rsid w:val="00766F67"/>
    <w:rsid w:val="00770398"/>
    <w:rsid w:val="007720A5"/>
    <w:rsid w:val="00772837"/>
    <w:rsid w:val="00772CA4"/>
    <w:rsid w:val="007746FA"/>
    <w:rsid w:val="0077481E"/>
    <w:rsid w:val="0077527F"/>
    <w:rsid w:val="00775A72"/>
    <w:rsid w:val="007768C5"/>
    <w:rsid w:val="00776F2E"/>
    <w:rsid w:val="007800EF"/>
    <w:rsid w:val="00781161"/>
    <w:rsid w:val="00784649"/>
    <w:rsid w:val="00785B99"/>
    <w:rsid w:val="00785B9C"/>
    <w:rsid w:val="00786BBE"/>
    <w:rsid w:val="0078701A"/>
    <w:rsid w:val="0079040E"/>
    <w:rsid w:val="00791412"/>
    <w:rsid w:val="00791A57"/>
    <w:rsid w:val="00791F72"/>
    <w:rsid w:val="007934A8"/>
    <w:rsid w:val="00793D47"/>
    <w:rsid w:val="007943BD"/>
    <w:rsid w:val="0079468B"/>
    <w:rsid w:val="00796516"/>
    <w:rsid w:val="0079704F"/>
    <w:rsid w:val="007974AA"/>
    <w:rsid w:val="007A18E8"/>
    <w:rsid w:val="007A31CE"/>
    <w:rsid w:val="007A3AD5"/>
    <w:rsid w:val="007A51AD"/>
    <w:rsid w:val="007A59EA"/>
    <w:rsid w:val="007A6E7C"/>
    <w:rsid w:val="007B003C"/>
    <w:rsid w:val="007B05B2"/>
    <w:rsid w:val="007B139B"/>
    <w:rsid w:val="007B17A0"/>
    <w:rsid w:val="007B185E"/>
    <w:rsid w:val="007B24F4"/>
    <w:rsid w:val="007B2869"/>
    <w:rsid w:val="007B2E72"/>
    <w:rsid w:val="007B35E7"/>
    <w:rsid w:val="007B4BCD"/>
    <w:rsid w:val="007B6297"/>
    <w:rsid w:val="007B73A6"/>
    <w:rsid w:val="007B7993"/>
    <w:rsid w:val="007C0F55"/>
    <w:rsid w:val="007C306B"/>
    <w:rsid w:val="007C39FF"/>
    <w:rsid w:val="007C415E"/>
    <w:rsid w:val="007C5350"/>
    <w:rsid w:val="007C54EE"/>
    <w:rsid w:val="007D17B2"/>
    <w:rsid w:val="007D4E81"/>
    <w:rsid w:val="007D6581"/>
    <w:rsid w:val="007D7A0B"/>
    <w:rsid w:val="007E03DF"/>
    <w:rsid w:val="007E0783"/>
    <w:rsid w:val="007E19DE"/>
    <w:rsid w:val="007E1AB7"/>
    <w:rsid w:val="007E1FC0"/>
    <w:rsid w:val="007E2DE4"/>
    <w:rsid w:val="007E34F6"/>
    <w:rsid w:val="007E3F4F"/>
    <w:rsid w:val="007E47FA"/>
    <w:rsid w:val="007E5819"/>
    <w:rsid w:val="007E753B"/>
    <w:rsid w:val="007F00E2"/>
    <w:rsid w:val="007F0123"/>
    <w:rsid w:val="007F0D6B"/>
    <w:rsid w:val="007F1EBB"/>
    <w:rsid w:val="007F322B"/>
    <w:rsid w:val="007F38A3"/>
    <w:rsid w:val="007F3B7D"/>
    <w:rsid w:val="007F4B90"/>
    <w:rsid w:val="007F5248"/>
    <w:rsid w:val="007F5BE7"/>
    <w:rsid w:val="007F5F51"/>
    <w:rsid w:val="007F5FAA"/>
    <w:rsid w:val="007F6770"/>
    <w:rsid w:val="007F6CAA"/>
    <w:rsid w:val="007F71EE"/>
    <w:rsid w:val="007F76E0"/>
    <w:rsid w:val="00800D5C"/>
    <w:rsid w:val="00801767"/>
    <w:rsid w:val="0080247E"/>
    <w:rsid w:val="00802AE7"/>
    <w:rsid w:val="00804DF5"/>
    <w:rsid w:val="008051D1"/>
    <w:rsid w:val="00805B61"/>
    <w:rsid w:val="008066F4"/>
    <w:rsid w:val="00807880"/>
    <w:rsid w:val="008117B1"/>
    <w:rsid w:val="00811DA0"/>
    <w:rsid w:val="0081441E"/>
    <w:rsid w:val="00816E83"/>
    <w:rsid w:val="00817E04"/>
    <w:rsid w:val="00817E33"/>
    <w:rsid w:val="0082108B"/>
    <w:rsid w:val="008217BC"/>
    <w:rsid w:val="00821AE5"/>
    <w:rsid w:val="00821E47"/>
    <w:rsid w:val="00822383"/>
    <w:rsid w:val="00823E47"/>
    <w:rsid w:val="00824A12"/>
    <w:rsid w:val="00824BF7"/>
    <w:rsid w:val="00824CD7"/>
    <w:rsid w:val="00824DE6"/>
    <w:rsid w:val="00827F37"/>
    <w:rsid w:val="0083006A"/>
    <w:rsid w:val="00831319"/>
    <w:rsid w:val="0083187F"/>
    <w:rsid w:val="00832077"/>
    <w:rsid w:val="008321BB"/>
    <w:rsid w:val="00832EEB"/>
    <w:rsid w:val="00833799"/>
    <w:rsid w:val="00833A2E"/>
    <w:rsid w:val="008355DD"/>
    <w:rsid w:val="00835D5F"/>
    <w:rsid w:val="00836297"/>
    <w:rsid w:val="00837C36"/>
    <w:rsid w:val="00841A43"/>
    <w:rsid w:val="00842DD4"/>
    <w:rsid w:val="00843978"/>
    <w:rsid w:val="0084414A"/>
    <w:rsid w:val="00844CC6"/>
    <w:rsid w:val="008473D7"/>
    <w:rsid w:val="00850BD7"/>
    <w:rsid w:val="008517DA"/>
    <w:rsid w:val="00851942"/>
    <w:rsid w:val="008522B1"/>
    <w:rsid w:val="008524E5"/>
    <w:rsid w:val="00852910"/>
    <w:rsid w:val="00852BBB"/>
    <w:rsid w:val="00855007"/>
    <w:rsid w:val="00855592"/>
    <w:rsid w:val="0085593D"/>
    <w:rsid w:val="008559E4"/>
    <w:rsid w:val="00855CC7"/>
    <w:rsid w:val="00856156"/>
    <w:rsid w:val="00856B7C"/>
    <w:rsid w:val="00857D20"/>
    <w:rsid w:val="00857DA9"/>
    <w:rsid w:val="00861279"/>
    <w:rsid w:val="008639BD"/>
    <w:rsid w:val="00863C92"/>
    <w:rsid w:val="00863FEC"/>
    <w:rsid w:val="0086404C"/>
    <w:rsid w:val="00867132"/>
    <w:rsid w:val="008672B7"/>
    <w:rsid w:val="00870AE0"/>
    <w:rsid w:val="008718D5"/>
    <w:rsid w:val="00871DBD"/>
    <w:rsid w:val="00871ED6"/>
    <w:rsid w:val="00872DDA"/>
    <w:rsid w:val="00874601"/>
    <w:rsid w:val="008746BA"/>
    <w:rsid w:val="0087564F"/>
    <w:rsid w:val="00875D92"/>
    <w:rsid w:val="008761A4"/>
    <w:rsid w:val="00876E96"/>
    <w:rsid w:val="00877A12"/>
    <w:rsid w:val="00880433"/>
    <w:rsid w:val="0088171A"/>
    <w:rsid w:val="00881DA3"/>
    <w:rsid w:val="0088227B"/>
    <w:rsid w:val="0088243A"/>
    <w:rsid w:val="0088265A"/>
    <w:rsid w:val="008836F7"/>
    <w:rsid w:val="00883A09"/>
    <w:rsid w:val="00883B77"/>
    <w:rsid w:val="008844E8"/>
    <w:rsid w:val="00885922"/>
    <w:rsid w:val="0088634D"/>
    <w:rsid w:val="00886531"/>
    <w:rsid w:val="00886689"/>
    <w:rsid w:val="008904A2"/>
    <w:rsid w:val="008908FB"/>
    <w:rsid w:val="00890C97"/>
    <w:rsid w:val="00892573"/>
    <w:rsid w:val="0089363C"/>
    <w:rsid w:val="00895B27"/>
    <w:rsid w:val="00895EB7"/>
    <w:rsid w:val="0089622F"/>
    <w:rsid w:val="00897709"/>
    <w:rsid w:val="00897980"/>
    <w:rsid w:val="00897AB7"/>
    <w:rsid w:val="008A009A"/>
    <w:rsid w:val="008A05E1"/>
    <w:rsid w:val="008A0A46"/>
    <w:rsid w:val="008A126D"/>
    <w:rsid w:val="008A192F"/>
    <w:rsid w:val="008A3F65"/>
    <w:rsid w:val="008A480D"/>
    <w:rsid w:val="008A4D12"/>
    <w:rsid w:val="008A5019"/>
    <w:rsid w:val="008A6029"/>
    <w:rsid w:val="008A7D09"/>
    <w:rsid w:val="008B0414"/>
    <w:rsid w:val="008B1E85"/>
    <w:rsid w:val="008B249E"/>
    <w:rsid w:val="008B2D51"/>
    <w:rsid w:val="008B2F75"/>
    <w:rsid w:val="008B42AA"/>
    <w:rsid w:val="008B4EC7"/>
    <w:rsid w:val="008B62BE"/>
    <w:rsid w:val="008B76CD"/>
    <w:rsid w:val="008C1628"/>
    <w:rsid w:val="008C1FF0"/>
    <w:rsid w:val="008C248A"/>
    <w:rsid w:val="008C2A0D"/>
    <w:rsid w:val="008C2DEB"/>
    <w:rsid w:val="008C35C6"/>
    <w:rsid w:val="008C6306"/>
    <w:rsid w:val="008C6A1C"/>
    <w:rsid w:val="008C7259"/>
    <w:rsid w:val="008D1084"/>
    <w:rsid w:val="008D168B"/>
    <w:rsid w:val="008D25E0"/>
    <w:rsid w:val="008D2C60"/>
    <w:rsid w:val="008D7933"/>
    <w:rsid w:val="008E05E7"/>
    <w:rsid w:val="008E1736"/>
    <w:rsid w:val="008E18AD"/>
    <w:rsid w:val="008E3431"/>
    <w:rsid w:val="008E3BCE"/>
    <w:rsid w:val="008E3E73"/>
    <w:rsid w:val="008F1D76"/>
    <w:rsid w:val="008F2E72"/>
    <w:rsid w:val="008F596D"/>
    <w:rsid w:val="008F5CD9"/>
    <w:rsid w:val="008F5E91"/>
    <w:rsid w:val="008F784C"/>
    <w:rsid w:val="008F7B52"/>
    <w:rsid w:val="00900C29"/>
    <w:rsid w:val="0090174B"/>
    <w:rsid w:val="00902267"/>
    <w:rsid w:val="00902838"/>
    <w:rsid w:val="00902B32"/>
    <w:rsid w:val="00904A8B"/>
    <w:rsid w:val="00904F44"/>
    <w:rsid w:val="00905589"/>
    <w:rsid w:val="00905F68"/>
    <w:rsid w:val="00906088"/>
    <w:rsid w:val="00906C2D"/>
    <w:rsid w:val="0090741C"/>
    <w:rsid w:val="00907972"/>
    <w:rsid w:val="0091028E"/>
    <w:rsid w:val="009104DF"/>
    <w:rsid w:val="009114A1"/>
    <w:rsid w:val="009133A9"/>
    <w:rsid w:val="00914E2F"/>
    <w:rsid w:val="00917248"/>
    <w:rsid w:val="00917895"/>
    <w:rsid w:val="00917A05"/>
    <w:rsid w:val="00917C5C"/>
    <w:rsid w:val="00921722"/>
    <w:rsid w:val="00923445"/>
    <w:rsid w:val="00923E8C"/>
    <w:rsid w:val="00924BEC"/>
    <w:rsid w:val="00925530"/>
    <w:rsid w:val="00926DB1"/>
    <w:rsid w:val="009304E7"/>
    <w:rsid w:val="00930993"/>
    <w:rsid w:val="00930ADA"/>
    <w:rsid w:val="00930FA5"/>
    <w:rsid w:val="009313B5"/>
    <w:rsid w:val="00931635"/>
    <w:rsid w:val="0093290E"/>
    <w:rsid w:val="00935507"/>
    <w:rsid w:val="009375A1"/>
    <w:rsid w:val="00937AD8"/>
    <w:rsid w:val="00940C6C"/>
    <w:rsid w:val="00940DCD"/>
    <w:rsid w:val="00941506"/>
    <w:rsid w:val="00943A9F"/>
    <w:rsid w:val="00943ACA"/>
    <w:rsid w:val="00944744"/>
    <w:rsid w:val="00944B60"/>
    <w:rsid w:val="009451B0"/>
    <w:rsid w:val="00945E90"/>
    <w:rsid w:val="00947E4F"/>
    <w:rsid w:val="009509D7"/>
    <w:rsid w:val="0095105B"/>
    <w:rsid w:val="009513EE"/>
    <w:rsid w:val="00951E5E"/>
    <w:rsid w:val="0095218E"/>
    <w:rsid w:val="00953A5D"/>
    <w:rsid w:val="009547DF"/>
    <w:rsid w:val="00954BCD"/>
    <w:rsid w:val="009557D7"/>
    <w:rsid w:val="009563E8"/>
    <w:rsid w:val="00956F3E"/>
    <w:rsid w:val="00957C47"/>
    <w:rsid w:val="00957E0F"/>
    <w:rsid w:val="00957F83"/>
    <w:rsid w:val="00960637"/>
    <w:rsid w:val="00961154"/>
    <w:rsid w:val="00962940"/>
    <w:rsid w:val="009631C9"/>
    <w:rsid w:val="00963C1A"/>
    <w:rsid w:val="00965AE0"/>
    <w:rsid w:val="00966008"/>
    <w:rsid w:val="0096630F"/>
    <w:rsid w:val="009702CF"/>
    <w:rsid w:val="00971251"/>
    <w:rsid w:val="00971F61"/>
    <w:rsid w:val="00973576"/>
    <w:rsid w:val="009739A0"/>
    <w:rsid w:val="009739AE"/>
    <w:rsid w:val="009741F2"/>
    <w:rsid w:val="0097484A"/>
    <w:rsid w:val="00975CB8"/>
    <w:rsid w:val="009776FB"/>
    <w:rsid w:val="0098042E"/>
    <w:rsid w:val="00982268"/>
    <w:rsid w:val="009822CB"/>
    <w:rsid w:val="009839DC"/>
    <w:rsid w:val="00983FB4"/>
    <w:rsid w:val="00985C86"/>
    <w:rsid w:val="00986A54"/>
    <w:rsid w:val="00986BAF"/>
    <w:rsid w:val="009901CD"/>
    <w:rsid w:val="009912CA"/>
    <w:rsid w:val="009926C2"/>
    <w:rsid w:val="00994FB3"/>
    <w:rsid w:val="009966A8"/>
    <w:rsid w:val="00996FA7"/>
    <w:rsid w:val="0099760F"/>
    <w:rsid w:val="00997741"/>
    <w:rsid w:val="009978F9"/>
    <w:rsid w:val="00997A6F"/>
    <w:rsid w:val="009A0263"/>
    <w:rsid w:val="009A20B3"/>
    <w:rsid w:val="009A2410"/>
    <w:rsid w:val="009A26D0"/>
    <w:rsid w:val="009A4352"/>
    <w:rsid w:val="009A4D72"/>
    <w:rsid w:val="009A4EF8"/>
    <w:rsid w:val="009A5024"/>
    <w:rsid w:val="009B1A36"/>
    <w:rsid w:val="009B2454"/>
    <w:rsid w:val="009B398B"/>
    <w:rsid w:val="009B58B4"/>
    <w:rsid w:val="009B5C49"/>
    <w:rsid w:val="009B6909"/>
    <w:rsid w:val="009B6A83"/>
    <w:rsid w:val="009B6B5E"/>
    <w:rsid w:val="009B78AB"/>
    <w:rsid w:val="009B7B50"/>
    <w:rsid w:val="009B7E05"/>
    <w:rsid w:val="009B7EB9"/>
    <w:rsid w:val="009C07E9"/>
    <w:rsid w:val="009C0EAE"/>
    <w:rsid w:val="009C2B66"/>
    <w:rsid w:val="009C314E"/>
    <w:rsid w:val="009C3B7B"/>
    <w:rsid w:val="009C3E48"/>
    <w:rsid w:val="009C470B"/>
    <w:rsid w:val="009C497F"/>
    <w:rsid w:val="009C5AD2"/>
    <w:rsid w:val="009C61F7"/>
    <w:rsid w:val="009C6543"/>
    <w:rsid w:val="009C6B9B"/>
    <w:rsid w:val="009C6DDC"/>
    <w:rsid w:val="009D18F3"/>
    <w:rsid w:val="009D2272"/>
    <w:rsid w:val="009D3335"/>
    <w:rsid w:val="009D3F94"/>
    <w:rsid w:val="009D43E3"/>
    <w:rsid w:val="009D4CFF"/>
    <w:rsid w:val="009D4D9B"/>
    <w:rsid w:val="009D55B4"/>
    <w:rsid w:val="009D5BFB"/>
    <w:rsid w:val="009D6986"/>
    <w:rsid w:val="009D6D5B"/>
    <w:rsid w:val="009D6E3F"/>
    <w:rsid w:val="009E0D48"/>
    <w:rsid w:val="009E11D8"/>
    <w:rsid w:val="009E23BD"/>
    <w:rsid w:val="009E355D"/>
    <w:rsid w:val="009E40D7"/>
    <w:rsid w:val="009E43CE"/>
    <w:rsid w:val="009E4E07"/>
    <w:rsid w:val="009E55C4"/>
    <w:rsid w:val="009E7988"/>
    <w:rsid w:val="009E7AB1"/>
    <w:rsid w:val="009F0E51"/>
    <w:rsid w:val="009F1BB1"/>
    <w:rsid w:val="009F3CB1"/>
    <w:rsid w:val="009F44D7"/>
    <w:rsid w:val="009F4835"/>
    <w:rsid w:val="009F5BF8"/>
    <w:rsid w:val="009F5DB6"/>
    <w:rsid w:val="009F689B"/>
    <w:rsid w:val="009F6F48"/>
    <w:rsid w:val="009F7759"/>
    <w:rsid w:val="009F7ADE"/>
    <w:rsid w:val="00A01631"/>
    <w:rsid w:val="00A01EDC"/>
    <w:rsid w:val="00A0262A"/>
    <w:rsid w:val="00A03B54"/>
    <w:rsid w:val="00A0452C"/>
    <w:rsid w:val="00A0485E"/>
    <w:rsid w:val="00A052B5"/>
    <w:rsid w:val="00A05F6E"/>
    <w:rsid w:val="00A067A0"/>
    <w:rsid w:val="00A070E3"/>
    <w:rsid w:val="00A07DB3"/>
    <w:rsid w:val="00A1005A"/>
    <w:rsid w:val="00A106CC"/>
    <w:rsid w:val="00A11427"/>
    <w:rsid w:val="00A1271C"/>
    <w:rsid w:val="00A12D67"/>
    <w:rsid w:val="00A13197"/>
    <w:rsid w:val="00A14A40"/>
    <w:rsid w:val="00A15607"/>
    <w:rsid w:val="00A15C78"/>
    <w:rsid w:val="00A15D56"/>
    <w:rsid w:val="00A16D39"/>
    <w:rsid w:val="00A16F59"/>
    <w:rsid w:val="00A20C1B"/>
    <w:rsid w:val="00A2103D"/>
    <w:rsid w:val="00A21BC6"/>
    <w:rsid w:val="00A226A1"/>
    <w:rsid w:val="00A242AA"/>
    <w:rsid w:val="00A24373"/>
    <w:rsid w:val="00A24C45"/>
    <w:rsid w:val="00A24D85"/>
    <w:rsid w:val="00A25291"/>
    <w:rsid w:val="00A254DD"/>
    <w:rsid w:val="00A25555"/>
    <w:rsid w:val="00A25803"/>
    <w:rsid w:val="00A261C2"/>
    <w:rsid w:val="00A26DB1"/>
    <w:rsid w:val="00A26FCC"/>
    <w:rsid w:val="00A27019"/>
    <w:rsid w:val="00A30067"/>
    <w:rsid w:val="00A314BE"/>
    <w:rsid w:val="00A31DFC"/>
    <w:rsid w:val="00A31ED3"/>
    <w:rsid w:val="00A32010"/>
    <w:rsid w:val="00A32108"/>
    <w:rsid w:val="00A3262E"/>
    <w:rsid w:val="00A36626"/>
    <w:rsid w:val="00A36A60"/>
    <w:rsid w:val="00A37339"/>
    <w:rsid w:val="00A40041"/>
    <w:rsid w:val="00A4079F"/>
    <w:rsid w:val="00A420E0"/>
    <w:rsid w:val="00A43D89"/>
    <w:rsid w:val="00A44070"/>
    <w:rsid w:val="00A44349"/>
    <w:rsid w:val="00A44653"/>
    <w:rsid w:val="00A451BD"/>
    <w:rsid w:val="00A4584A"/>
    <w:rsid w:val="00A45A19"/>
    <w:rsid w:val="00A45C1C"/>
    <w:rsid w:val="00A46529"/>
    <w:rsid w:val="00A46FC0"/>
    <w:rsid w:val="00A500CA"/>
    <w:rsid w:val="00A50637"/>
    <w:rsid w:val="00A51F90"/>
    <w:rsid w:val="00A523E9"/>
    <w:rsid w:val="00A528D5"/>
    <w:rsid w:val="00A53305"/>
    <w:rsid w:val="00A55444"/>
    <w:rsid w:val="00A554B5"/>
    <w:rsid w:val="00A561D2"/>
    <w:rsid w:val="00A56B97"/>
    <w:rsid w:val="00A601BB"/>
    <w:rsid w:val="00A6044F"/>
    <w:rsid w:val="00A622F8"/>
    <w:rsid w:val="00A62B72"/>
    <w:rsid w:val="00A633BF"/>
    <w:rsid w:val="00A65668"/>
    <w:rsid w:val="00A67DE1"/>
    <w:rsid w:val="00A70ACA"/>
    <w:rsid w:val="00A70EC8"/>
    <w:rsid w:val="00A71882"/>
    <w:rsid w:val="00A72F1D"/>
    <w:rsid w:val="00A7324C"/>
    <w:rsid w:val="00A73474"/>
    <w:rsid w:val="00A74227"/>
    <w:rsid w:val="00A746EE"/>
    <w:rsid w:val="00A756AD"/>
    <w:rsid w:val="00A76266"/>
    <w:rsid w:val="00A777EC"/>
    <w:rsid w:val="00A778BF"/>
    <w:rsid w:val="00A810CA"/>
    <w:rsid w:val="00A816D5"/>
    <w:rsid w:val="00A81C93"/>
    <w:rsid w:val="00A8358F"/>
    <w:rsid w:val="00A84B28"/>
    <w:rsid w:val="00A85C87"/>
    <w:rsid w:val="00A876A3"/>
    <w:rsid w:val="00A87794"/>
    <w:rsid w:val="00A90BE8"/>
    <w:rsid w:val="00A95B69"/>
    <w:rsid w:val="00A96F8B"/>
    <w:rsid w:val="00A972CA"/>
    <w:rsid w:val="00AA136A"/>
    <w:rsid w:val="00AA1D2C"/>
    <w:rsid w:val="00AA360F"/>
    <w:rsid w:val="00AA4035"/>
    <w:rsid w:val="00AA4E36"/>
    <w:rsid w:val="00AA6297"/>
    <w:rsid w:val="00AA7214"/>
    <w:rsid w:val="00AA77BA"/>
    <w:rsid w:val="00AA7BDC"/>
    <w:rsid w:val="00AA7BEA"/>
    <w:rsid w:val="00AA7D95"/>
    <w:rsid w:val="00AB2932"/>
    <w:rsid w:val="00AB3455"/>
    <w:rsid w:val="00AB3962"/>
    <w:rsid w:val="00AB569B"/>
    <w:rsid w:val="00AB5A22"/>
    <w:rsid w:val="00AB6267"/>
    <w:rsid w:val="00AB6646"/>
    <w:rsid w:val="00AB6C94"/>
    <w:rsid w:val="00AB6D75"/>
    <w:rsid w:val="00AB75D8"/>
    <w:rsid w:val="00AB7A92"/>
    <w:rsid w:val="00AC0242"/>
    <w:rsid w:val="00AC2B02"/>
    <w:rsid w:val="00AC2CEC"/>
    <w:rsid w:val="00AC4142"/>
    <w:rsid w:val="00AC419A"/>
    <w:rsid w:val="00AC428C"/>
    <w:rsid w:val="00AC44DE"/>
    <w:rsid w:val="00AC541A"/>
    <w:rsid w:val="00AC6128"/>
    <w:rsid w:val="00AC6471"/>
    <w:rsid w:val="00AC77CF"/>
    <w:rsid w:val="00AD006B"/>
    <w:rsid w:val="00AD1A45"/>
    <w:rsid w:val="00AD2AD1"/>
    <w:rsid w:val="00AD42D2"/>
    <w:rsid w:val="00AD5121"/>
    <w:rsid w:val="00AD6191"/>
    <w:rsid w:val="00AD6703"/>
    <w:rsid w:val="00AD7621"/>
    <w:rsid w:val="00AE06BB"/>
    <w:rsid w:val="00AE0CD1"/>
    <w:rsid w:val="00AE1389"/>
    <w:rsid w:val="00AE349C"/>
    <w:rsid w:val="00AE40C9"/>
    <w:rsid w:val="00AE41C9"/>
    <w:rsid w:val="00AE464B"/>
    <w:rsid w:val="00AE6D03"/>
    <w:rsid w:val="00AE6EC5"/>
    <w:rsid w:val="00AE77D1"/>
    <w:rsid w:val="00AE7E87"/>
    <w:rsid w:val="00AF0BA6"/>
    <w:rsid w:val="00AF1B36"/>
    <w:rsid w:val="00AF2061"/>
    <w:rsid w:val="00AF2E09"/>
    <w:rsid w:val="00AF2E4B"/>
    <w:rsid w:val="00AF4D6E"/>
    <w:rsid w:val="00AF503A"/>
    <w:rsid w:val="00AF55FA"/>
    <w:rsid w:val="00B0168B"/>
    <w:rsid w:val="00B0277C"/>
    <w:rsid w:val="00B031BA"/>
    <w:rsid w:val="00B067EE"/>
    <w:rsid w:val="00B11A5C"/>
    <w:rsid w:val="00B130E9"/>
    <w:rsid w:val="00B1331E"/>
    <w:rsid w:val="00B20014"/>
    <w:rsid w:val="00B23EBC"/>
    <w:rsid w:val="00B23F2E"/>
    <w:rsid w:val="00B23F86"/>
    <w:rsid w:val="00B2458F"/>
    <w:rsid w:val="00B24BD5"/>
    <w:rsid w:val="00B24DA8"/>
    <w:rsid w:val="00B26908"/>
    <w:rsid w:val="00B2692F"/>
    <w:rsid w:val="00B26DBA"/>
    <w:rsid w:val="00B27DE1"/>
    <w:rsid w:val="00B30D9E"/>
    <w:rsid w:val="00B31232"/>
    <w:rsid w:val="00B31304"/>
    <w:rsid w:val="00B32D66"/>
    <w:rsid w:val="00B336CB"/>
    <w:rsid w:val="00B344B9"/>
    <w:rsid w:val="00B3522D"/>
    <w:rsid w:val="00B362E9"/>
    <w:rsid w:val="00B36AFE"/>
    <w:rsid w:val="00B36E72"/>
    <w:rsid w:val="00B4037D"/>
    <w:rsid w:val="00B406EB"/>
    <w:rsid w:val="00B4083E"/>
    <w:rsid w:val="00B42292"/>
    <w:rsid w:val="00B43A19"/>
    <w:rsid w:val="00B43EC0"/>
    <w:rsid w:val="00B44040"/>
    <w:rsid w:val="00B45D82"/>
    <w:rsid w:val="00B45DC6"/>
    <w:rsid w:val="00B5056A"/>
    <w:rsid w:val="00B50FB6"/>
    <w:rsid w:val="00B51DD6"/>
    <w:rsid w:val="00B52E59"/>
    <w:rsid w:val="00B53F56"/>
    <w:rsid w:val="00B55751"/>
    <w:rsid w:val="00B579CB"/>
    <w:rsid w:val="00B630D4"/>
    <w:rsid w:val="00B6371D"/>
    <w:rsid w:val="00B641E8"/>
    <w:rsid w:val="00B64874"/>
    <w:rsid w:val="00B662A4"/>
    <w:rsid w:val="00B7054F"/>
    <w:rsid w:val="00B70771"/>
    <w:rsid w:val="00B7097E"/>
    <w:rsid w:val="00B70B78"/>
    <w:rsid w:val="00B7186B"/>
    <w:rsid w:val="00B729D7"/>
    <w:rsid w:val="00B73FB2"/>
    <w:rsid w:val="00B74169"/>
    <w:rsid w:val="00B75D6F"/>
    <w:rsid w:val="00B76599"/>
    <w:rsid w:val="00B776EA"/>
    <w:rsid w:val="00B8164D"/>
    <w:rsid w:val="00B81F2A"/>
    <w:rsid w:val="00B821FB"/>
    <w:rsid w:val="00B8223F"/>
    <w:rsid w:val="00B822D7"/>
    <w:rsid w:val="00B82A3A"/>
    <w:rsid w:val="00B82A72"/>
    <w:rsid w:val="00B84A89"/>
    <w:rsid w:val="00B84B26"/>
    <w:rsid w:val="00B84BE9"/>
    <w:rsid w:val="00B85507"/>
    <w:rsid w:val="00B85A9C"/>
    <w:rsid w:val="00B87799"/>
    <w:rsid w:val="00B87BAF"/>
    <w:rsid w:val="00B914BE"/>
    <w:rsid w:val="00B920C2"/>
    <w:rsid w:val="00B9248D"/>
    <w:rsid w:val="00B9274D"/>
    <w:rsid w:val="00B95394"/>
    <w:rsid w:val="00B96B98"/>
    <w:rsid w:val="00BA0156"/>
    <w:rsid w:val="00BA0C7C"/>
    <w:rsid w:val="00BA125E"/>
    <w:rsid w:val="00BA21C5"/>
    <w:rsid w:val="00BA27C8"/>
    <w:rsid w:val="00BA3953"/>
    <w:rsid w:val="00BA4EE7"/>
    <w:rsid w:val="00BA4F2C"/>
    <w:rsid w:val="00BA5BCB"/>
    <w:rsid w:val="00BA6A4B"/>
    <w:rsid w:val="00BA7075"/>
    <w:rsid w:val="00BA724E"/>
    <w:rsid w:val="00BB0BD5"/>
    <w:rsid w:val="00BB27C5"/>
    <w:rsid w:val="00BB2C55"/>
    <w:rsid w:val="00BB3593"/>
    <w:rsid w:val="00BB5867"/>
    <w:rsid w:val="00BB59FF"/>
    <w:rsid w:val="00BB64F2"/>
    <w:rsid w:val="00BB64FA"/>
    <w:rsid w:val="00BB651F"/>
    <w:rsid w:val="00BB65AA"/>
    <w:rsid w:val="00BB7585"/>
    <w:rsid w:val="00BB7AD5"/>
    <w:rsid w:val="00BB7FAE"/>
    <w:rsid w:val="00BC0586"/>
    <w:rsid w:val="00BC1D57"/>
    <w:rsid w:val="00BC2834"/>
    <w:rsid w:val="00BC3D77"/>
    <w:rsid w:val="00BC42D3"/>
    <w:rsid w:val="00BC4329"/>
    <w:rsid w:val="00BC47AF"/>
    <w:rsid w:val="00BC514B"/>
    <w:rsid w:val="00BD066C"/>
    <w:rsid w:val="00BD2DED"/>
    <w:rsid w:val="00BD451C"/>
    <w:rsid w:val="00BD4B45"/>
    <w:rsid w:val="00BD5385"/>
    <w:rsid w:val="00BD601B"/>
    <w:rsid w:val="00BD77F1"/>
    <w:rsid w:val="00BD7A7D"/>
    <w:rsid w:val="00BE0396"/>
    <w:rsid w:val="00BE0C6F"/>
    <w:rsid w:val="00BE0CC9"/>
    <w:rsid w:val="00BE0DFA"/>
    <w:rsid w:val="00BE1268"/>
    <w:rsid w:val="00BE14C7"/>
    <w:rsid w:val="00BE1814"/>
    <w:rsid w:val="00BE1AD6"/>
    <w:rsid w:val="00BE1BBF"/>
    <w:rsid w:val="00BE230E"/>
    <w:rsid w:val="00BE5A44"/>
    <w:rsid w:val="00BE610B"/>
    <w:rsid w:val="00BF01F4"/>
    <w:rsid w:val="00BF1315"/>
    <w:rsid w:val="00BF1D51"/>
    <w:rsid w:val="00BF33B1"/>
    <w:rsid w:val="00BF344E"/>
    <w:rsid w:val="00BF3D5E"/>
    <w:rsid w:val="00BF4018"/>
    <w:rsid w:val="00BF41D5"/>
    <w:rsid w:val="00BF4469"/>
    <w:rsid w:val="00BF548D"/>
    <w:rsid w:val="00BF56EA"/>
    <w:rsid w:val="00BF5C85"/>
    <w:rsid w:val="00BF6668"/>
    <w:rsid w:val="00C00425"/>
    <w:rsid w:val="00C007D9"/>
    <w:rsid w:val="00C00BAD"/>
    <w:rsid w:val="00C01630"/>
    <w:rsid w:val="00C023F9"/>
    <w:rsid w:val="00C02C18"/>
    <w:rsid w:val="00C064FC"/>
    <w:rsid w:val="00C06790"/>
    <w:rsid w:val="00C067EA"/>
    <w:rsid w:val="00C072E4"/>
    <w:rsid w:val="00C0768A"/>
    <w:rsid w:val="00C07BBD"/>
    <w:rsid w:val="00C100F5"/>
    <w:rsid w:val="00C11499"/>
    <w:rsid w:val="00C11623"/>
    <w:rsid w:val="00C11A8E"/>
    <w:rsid w:val="00C11BEA"/>
    <w:rsid w:val="00C156C0"/>
    <w:rsid w:val="00C16272"/>
    <w:rsid w:val="00C20555"/>
    <w:rsid w:val="00C20AF7"/>
    <w:rsid w:val="00C20CBB"/>
    <w:rsid w:val="00C22C66"/>
    <w:rsid w:val="00C23739"/>
    <w:rsid w:val="00C23CE3"/>
    <w:rsid w:val="00C2489F"/>
    <w:rsid w:val="00C24B01"/>
    <w:rsid w:val="00C25439"/>
    <w:rsid w:val="00C26272"/>
    <w:rsid w:val="00C264D0"/>
    <w:rsid w:val="00C27306"/>
    <w:rsid w:val="00C274C0"/>
    <w:rsid w:val="00C27C46"/>
    <w:rsid w:val="00C3008D"/>
    <w:rsid w:val="00C30A38"/>
    <w:rsid w:val="00C30B92"/>
    <w:rsid w:val="00C317E2"/>
    <w:rsid w:val="00C353FB"/>
    <w:rsid w:val="00C355A9"/>
    <w:rsid w:val="00C365EF"/>
    <w:rsid w:val="00C3685F"/>
    <w:rsid w:val="00C3723A"/>
    <w:rsid w:val="00C40AF1"/>
    <w:rsid w:val="00C40C39"/>
    <w:rsid w:val="00C40EFF"/>
    <w:rsid w:val="00C4209E"/>
    <w:rsid w:val="00C425F3"/>
    <w:rsid w:val="00C4358F"/>
    <w:rsid w:val="00C43CBC"/>
    <w:rsid w:val="00C441EC"/>
    <w:rsid w:val="00C45800"/>
    <w:rsid w:val="00C50678"/>
    <w:rsid w:val="00C515EC"/>
    <w:rsid w:val="00C5182E"/>
    <w:rsid w:val="00C51C32"/>
    <w:rsid w:val="00C552F3"/>
    <w:rsid w:val="00C55A2E"/>
    <w:rsid w:val="00C560F3"/>
    <w:rsid w:val="00C56340"/>
    <w:rsid w:val="00C6035D"/>
    <w:rsid w:val="00C60F16"/>
    <w:rsid w:val="00C61C38"/>
    <w:rsid w:val="00C61D3B"/>
    <w:rsid w:val="00C62757"/>
    <w:rsid w:val="00C6278C"/>
    <w:rsid w:val="00C627CB"/>
    <w:rsid w:val="00C62898"/>
    <w:rsid w:val="00C628B5"/>
    <w:rsid w:val="00C629B1"/>
    <w:rsid w:val="00C645B0"/>
    <w:rsid w:val="00C645BB"/>
    <w:rsid w:val="00C6460D"/>
    <w:rsid w:val="00C64FE6"/>
    <w:rsid w:val="00C6535B"/>
    <w:rsid w:val="00C67332"/>
    <w:rsid w:val="00C70459"/>
    <w:rsid w:val="00C70860"/>
    <w:rsid w:val="00C71FA4"/>
    <w:rsid w:val="00C71FD9"/>
    <w:rsid w:val="00C73359"/>
    <w:rsid w:val="00C734F6"/>
    <w:rsid w:val="00C73F5B"/>
    <w:rsid w:val="00C7458C"/>
    <w:rsid w:val="00C7463C"/>
    <w:rsid w:val="00C751CA"/>
    <w:rsid w:val="00C765D9"/>
    <w:rsid w:val="00C765F8"/>
    <w:rsid w:val="00C777FB"/>
    <w:rsid w:val="00C77A44"/>
    <w:rsid w:val="00C80799"/>
    <w:rsid w:val="00C82727"/>
    <w:rsid w:val="00C84C5F"/>
    <w:rsid w:val="00C8632B"/>
    <w:rsid w:val="00C86B8F"/>
    <w:rsid w:val="00C87652"/>
    <w:rsid w:val="00C90BF9"/>
    <w:rsid w:val="00C910BE"/>
    <w:rsid w:val="00C922CF"/>
    <w:rsid w:val="00C924B7"/>
    <w:rsid w:val="00C9523C"/>
    <w:rsid w:val="00C956F8"/>
    <w:rsid w:val="00C958E4"/>
    <w:rsid w:val="00C968F8"/>
    <w:rsid w:val="00C96B9C"/>
    <w:rsid w:val="00CA0B6A"/>
    <w:rsid w:val="00CA0C03"/>
    <w:rsid w:val="00CA2044"/>
    <w:rsid w:val="00CA3662"/>
    <w:rsid w:val="00CA37FE"/>
    <w:rsid w:val="00CA49AF"/>
    <w:rsid w:val="00CA4D37"/>
    <w:rsid w:val="00CA5357"/>
    <w:rsid w:val="00CA66D3"/>
    <w:rsid w:val="00CA6BC7"/>
    <w:rsid w:val="00CA73BE"/>
    <w:rsid w:val="00CA789E"/>
    <w:rsid w:val="00CA7B1D"/>
    <w:rsid w:val="00CA7FBF"/>
    <w:rsid w:val="00CA7FE9"/>
    <w:rsid w:val="00CB0CCC"/>
    <w:rsid w:val="00CB2AFB"/>
    <w:rsid w:val="00CB2B5E"/>
    <w:rsid w:val="00CB5533"/>
    <w:rsid w:val="00CB55B7"/>
    <w:rsid w:val="00CB5C4D"/>
    <w:rsid w:val="00CB660C"/>
    <w:rsid w:val="00CC06D9"/>
    <w:rsid w:val="00CC14BD"/>
    <w:rsid w:val="00CC1555"/>
    <w:rsid w:val="00CC24AF"/>
    <w:rsid w:val="00CC2A9D"/>
    <w:rsid w:val="00CC3597"/>
    <w:rsid w:val="00CC3D6C"/>
    <w:rsid w:val="00CC438C"/>
    <w:rsid w:val="00CC4E8F"/>
    <w:rsid w:val="00CC5199"/>
    <w:rsid w:val="00CC552C"/>
    <w:rsid w:val="00CC6B28"/>
    <w:rsid w:val="00CD00EE"/>
    <w:rsid w:val="00CD040D"/>
    <w:rsid w:val="00CD0BEB"/>
    <w:rsid w:val="00CD14A5"/>
    <w:rsid w:val="00CD25A5"/>
    <w:rsid w:val="00CD3710"/>
    <w:rsid w:val="00CD3A91"/>
    <w:rsid w:val="00CD493F"/>
    <w:rsid w:val="00CD542C"/>
    <w:rsid w:val="00CD718A"/>
    <w:rsid w:val="00CD768C"/>
    <w:rsid w:val="00CD76C9"/>
    <w:rsid w:val="00CE17F3"/>
    <w:rsid w:val="00CE216E"/>
    <w:rsid w:val="00CE34E7"/>
    <w:rsid w:val="00CE72D3"/>
    <w:rsid w:val="00CF0E8F"/>
    <w:rsid w:val="00CF2339"/>
    <w:rsid w:val="00CF4A1D"/>
    <w:rsid w:val="00CF6F6D"/>
    <w:rsid w:val="00CF709F"/>
    <w:rsid w:val="00CF723D"/>
    <w:rsid w:val="00D008A2"/>
    <w:rsid w:val="00D00E19"/>
    <w:rsid w:val="00D01477"/>
    <w:rsid w:val="00D0498B"/>
    <w:rsid w:val="00D05813"/>
    <w:rsid w:val="00D066AF"/>
    <w:rsid w:val="00D10691"/>
    <w:rsid w:val="00D108BB"/>
    <w:rsid w:val="00D1122D"/>
    <w:rsid w:val="00D121C5"/>
    <w:rsid w:val="00D12397"/>
    <w:rsid w:val="00D13A9A"/>
    <w:rsid w:val="00D14119"/>
    <w:rsid w:val="00D149C0"/>
    <w:rsid w:val="00D14CC0"/>
    <w:rsid w:val="00D17C47"/>
    <w:rsid w:val="00D209A7"/>
    <w:rsid w:val="00D2132C"/>
    <w:rsid w:val="00D21442"/>
    <w:rsid w:val="00D21651"/>
    <w:rsid w:val="00D22964"/>
    <w:rsid w:val="00D23570"/>
    <w:rsid w:val="00D23C7F"/>
    <w:rsid w:val="00D246B5"/>
    <w:rsid w:val="00D24AAB"/>
    <w:rsid w:val="00D25963"/>
    <w:rsid w:val="00D25BAC"/>
    <w:rsid w:val="00D2632C"/>
    <w:rsid w:val="00D267B8"/>
    <w:rsid w:val="00D2697A"/>
    <w:rsid w:val="00D27C02"/>
    <w:rsid w:val="00D27D93"/>
    <w:rsid w:val="00D30F88"/>
    <w:rsid w:val="00D32277"/>
    <w:rsid w:val="00D32E33"/>
    <w:rsid w:val="00D333DF"/>
    <w:rsid w:val="00D338C9"/>
    <w:rsid w:val="00D34A79"/>
    <w:rsid w:val="00D3551F"/>
    <w:rsid w:val="00D3597D"/>
    <w:rsid w:val="00D37310"/>
    <w:rsid w:val="00D42475"/>
    <w:rsid w:val="00D42D91"/>
    <w:rsid w:val="00D43219"/>
    <w:rsid w:val="00D46485"/>
    <w:rsid w:val="00D466F2"/>
    <w:rsid w:val="00D4783D"/>
    <w:rsid w:val="00D51C65"/>
    <w:rsid w:val="00D51F0B"/>
    <w:rsid w:val="00D5288A"/>
    <w:rsid w:val="00D53679"/>
    <w:rsid w:val="00D55F3B"/>
    <w:rsid w:val="00D56895"/>
    <w:rsid w:val="00D56E02"/>
    <w:rsid w:val="00D570B6"/>
    <w:rsid w:val="00D57E03"/>
    <w:rsid w:val="00D60B6C"/>
    <w:rsid w:val="00D60F4C"/>
    <w:rsid w:val="00D614BA"/>
    <w:rsid w:val="00D61BC6"/>
    <w:rsid w:val="00D621DB"/>
    <w:rsid w:val="00D63D43"/>
    <w:rsid w:val="00D64121"/>
    <w:rsid w:val="00D6483B"/>
    <w:rsid w:val="00D65097"/>
    <w:rsid w:val="00D65C9D"/>
    <w:rsid w:val="00D66B2A"/>
    <w:rsid w:val="00D66E7D"/>
    <w:rsid w:val="00D67487"/>
    <w:rsid w:val="00D67CF0"/>
    <w:rsid w:val="00D67DA2"/>
    <w:rsid w:val="00D700E3"/>
    <w:rsid w:val="00D7029A"/>
    <w:rsid w:val="00D71EF5"/>
    <w:rsid w:val="00D72DEC"/>
    <w:rsid w:val="00D7383D"/>
    <w:rsid w:val="00D7390E"/>
    <w:rsid w:val="00D74435"/>
    <w:rsid w:val="00D77DB9"/>
    <w:rsid w:val="00D8011A"/>
    <w:rsid w:val="00D83189"/>
    <w:rsid w:val="00D841E3"/>
    <w:rsid w:val="00D84E39"/>
    <w:rsid w:val="00D86CE9"/>
    <w:rsid w:val="00D87A0B"/>
    <w:rsid w:val="00D87D21"/>
    <w:rsid w:val="00D87F9D"/>
    <w:rsid w:val="00D93D78"/>
    <w:rsid w:val="00D93D7C"/>
    <w:rsid w:val="00D950B4"/>
    <w:rsid w:val="00D96E7D"/>
    <w:rsid w:val="00DA18B2"/>
    <w:rsid w:val="00DA1C63"/>
    <w:rsid w:val="00DA52FD"/>
    <w:rsid w:val="00DA7BD2"/>
    <w:rsid w:val="00DB1083"/>
    <w:rsid w:val="00DB116F"/>
    <w:rsid w:val="00DB1E65"/>
    <w:rsid w:val="00DB3200"/>
    <w:rsid w:val="00DB3E2A"/>
    <w:rsid w:val="00DB49E5"/>
    <w:rsid w:val="00DB5722"/>
    <w:rsid w:val="00DB57E7"/>
    <w:rsid w:val="00DB5BD4"/>
    <w:rsid w:val="00DB6825"/>
    <w:rsid w:val="00DB7596"/>
    <w:rsid w:val="00DC06DE"/>
    <w:rsid w:val="00DC1060"/>
    <w:rsid w:val="00DC10AF"/>
    <w:rsid w:val="00DC1639"/>
    <w:rsid w:val="00DC1854"/>
    <w:rsid w:val="00DC26DE"/>
    <w:rsid w:val="00DC2F94"/>
    <w:rsid w:val="00DC3AA4"/>
    <w:rsid w:val="00DC3C71"/>
    <w:rsid w:val="00DC3CC4"/>
    <w:rsid w:val="00DC6B09"/>
    <w:rsid w:val="00DD02D5"/>
    <w:rsid w:val="00DD1524"/>
    <w:rsid w:val="00DD1BC4"/>
    <w:rsid w:val="00DD2212"/>
    <w:rsid w:val="00DD275F"/>
    <w:rsid w:val="00DD32E9"/>
    <w:rsid w:val="00DD68E1"/>
    <w:rsid w:val="00DE20B3"/>
    <w:rsid w:val="00DE2D59"/>
    <w:rsid w:val="00DE4DC4"/>
    <w:rsid w:val="00DE60A3"/>
    <w:rsid w:val="00DE63E4"/>
    <w:rsid w:val="00DE677B"/>
    <w:rsid w:val="00DE6E71"/>
    <w:rsid w:val="00DE709A"/>
    <w:rsid w:val="00DE7419"/>
    <w:rsid w:val="00DF16A5"/>
    <w:rsid w:val="00DF2389"/>
    <w:rsid w:val="00DF299D"/>
    <w:rsid w:val="00DF568E"/>
    <w:rsid w:val="00DF67DA"/>
    <w:rsid w:val="00DF7F90"/>
    <w:rsid w:val="00E00A2D"/>
    <w:rsid w:val="00E0125E"/>
    <w:rsid w:val="00E0143F"/>
    <w:rsid w:val="00E0234D"/>
    <w:rsid w:val="00E02387"/>
    <w:rsid w:val="00E02823"/>
    <w:rsid w:val="00E03207"/>
    <w:rsid w:val="00E04672"/>
    <w:rsid w:val="00E07366"/>
    <w:rsid w:val="00E1175D"/>
    <w:rsid w:val="00E121AC"/>
    <w:rsid w:val="00E13740"/>
    <w:rsid w:val="00E14CC7"/>
    <w:rsid w:val="00E15968"/>
    <w:rsid w:val="00E15D1A"/>
    <w:rsid w:val="00E16269"/>
    <w:rsid w:val="00E1640F"/>
    <w:rsid w:val="00E16487"/>
    <w:rsid w:val="00E172C7"/>
    <w:rsid w:val="00E22AD8"/>
    <w:rsid w:val="00E22B58"/>
    <w:rsid w:val="00E23852"/>
    <w:rsid w:val="00E23AAF"/>
    <w:rsid w:val="00E23FD1"/>
    <w:rsid w:val="00E267A9"/>
    <w:rsid w:val="00E27743"/>
    <w:rsid w:val="00E27DC1"/>
    <w:rsid w:val="00E30FFD"/>
    <w:rsid w:val="00E3117B"/>
    <w:rsid w:val="00E31B48"/>
    <w:rsid w:val="00E324A5"/>
    <w:rsid w:val="00E332DE"/>
    <w:rsid w:val="00E3336B"/>
    <w:rsid w:val="00E33511"/>
    <w:rsid w:val="00E33996"/>
    <w:rsid w:val="00E35B52"/>
    <w:rsid w:val="00E35CAB"/>
    <w:rsid w:val="00E35CFB"/>
    <w:rsid w:val="00E361EC"/>
    <w:rsid w:val="00E375AC"/>
    <w:rsid w:val="00E37DAC"/>
    <w:rsid w:val="00E40D26"/>
    <w:rsid w:val="00E40DD2"/>
    <w:rsid w:val="00E44620"/>
    <w:rsid w:val="00E44E87"/>
    <w:rsid w:val="00E44FB8"/>
    <w:rsid w:val="00E45A8B"/>
    <w:rsid w:val="00E46991"/>
    <w:rsid w:val="00E47A6A"/>
    <w:rsid w:val="00E50720"/>
    <w:rsid w:val="00E5127B"/>
    <w:rsid w:val="00E5163E"/>
    <w:rsid w:val="00E52578"/>
    <w:rsid w:val="00E52D85"/>
    <w:rsid w:val="00E53449"/>
    <w:rsid w:val="00E54417"/>
    <w:rsid w:val="00E552CB"/>
    <w:rsid w:val="00E60717"/>
    <w:rsid w:val="00E60779"/>
    <w:rsid w:val="00E60CDE"/>
    <w:rsid w:val="00E61323"/>
    <w:rsid w:val="00E62D06"/>
    <w:rsid w:val="00E64858"/>
    <w:rsid w:val="00E66225"/>
    <w:rsid w:val="00E67021"/>
    <w:rsid w:val="00E7027A"/>
    <w:rsid w:val="00E713E1"/>
    <w:rsid w:val="00E71D32"/>
    <w:rsid w:val="00E726C9"/>
    <w:rsid w:val="00E727B5"/>
    <w:rsid w:val="00E732A4"/>
    <w:rsid w:val="00E73B38"/>
    <w:rsid w:val="00E73DFC"/>
    <w:rsid w:val="00E75275"/>
    <w:rsid w:val="00E758F8"/>
    <w:rsid w:val="00E759BF"/>
    <w:rsid w:val="00E76054"/>
    <w:rsid w:val="00E7749C"/>
    <w:rsid w:val="00E80622"/>
    <w:rsid w:val="00E8069C"/>
    <w:rsid w:val="00E8111E"/>
    <w:rsid w:val="00E81699"/>
    <w:rsid w:val="00E82150"/>
    <w:rsid w:val="00E8255A"/>
    <w:rsid w:val="00E82E9B"/>
    <w:rsid w:val="00E8314A"/>
    <w:rsid w:val="00E83367"/>
    <w:rsid w:val="00E83528"/>
    <w:rsid w:val="00E83D0A"/>
    <w:rsid w:val="00E847ED"/>
    <w:rsid w:val="00E859D3"/>
    <w:rsid w:val="00E867DE"/>
    <w:rsid w:val="00E87D0B"/>
    <w:rsid w:val="00E909FE"/>
    <w:rsid w:val="00E9111E"/>
    <w:rsid w:val="00E932FC"/>
    <w:rsid w:val="00E93877"/>
    <w:rsid w:val="00E95435"/>
    <w:rsid w:val="00E959AE"/>
    <w:rsid w:val="00E96AF4"/>
    <w:rsid w:val="00E96C70"/>
    <w:rsid w:val="00E971A4"/>
    <w:rsid w:val="00E975EF"/>
    <w:rsid w:val="00EA029F"/>
    <w:rsid w:val="00EA09FF"/>
    <w:rsid w:val="00EA0AB0"/>
    <w:rsid w:val="00EA18AB"/>
    <w:rsid w:val="00EA2614"/>
    <w:rsid w:val="00EA2F34"/>
    <w:rsid w:val="00EA36B3"/>
    <w:rsid w:val="00EA4181"/>
    <w:rsid w:val="00EA462C"/>
    <w:rsid w:val="00EA4E56"/>
    <w:rsid w:val="00EA4F15"/>
    <w:rsid w:val="00EA60A3"/>
    <w:rsid w:val="00EA61FF"/>
    <w:rsid w:val="00EA7D1C"/>
    <w:rsid w:val="00EB00B9"/>
    <w:rsid w:val="00EB0C39"/>
    <w:rsid w:val="00EB104C"/>
    <w:rsid w:val="00EB2242"/>
    <w:rsid w:val="00EB296E"/>
    <w:rsid w:val="00EB3367"/>
    <w:rsid w:val="00EB3856"/>
    <w:rsid w:val="00EB4E46"/>
    <w:rsid w:val="00EB4E6C"/>
    <w:rsid w:val="00EB5DB2"/>
    <w:rsid w:val="00EB684B"/>
    <w:rsid w:val="00EB7334"/>
    <w:rsid w:val="00EB7CD9"/>
    <w:rsid w:val="00EC14BC"/>
    <w:rsid w:val="00EC2D9B"/>
    <w:rsid w:val="00EC3181"/>
    <w:rsid w:val="00EC3AB1"/>
    <w:rsid w:val="00EC4201"/>
    <w:rsid w:val="00EC45D7"/>
    <w:rsid w:val="00EC4D2E"/>
    <w:rsid w:val="00EC5407"/>
    <w:rsid w:val="00EC7CFB"/>
    <w:rsid w:val="00ED04FB"/>
    <w:rsid w:val="00ED0F18"/>
    <w:rsid w:val="00ED1F7B"/>
    <w:rsid w:val="00ED215C"/>
    <w:rsid w:val="00ED2C75"/>
    <w:rsid w:val="00ED2F19"/>
    <w:rsid w:val="00ED329B"/>
    <w:rsid w:val="00ED3C50"/>
    <w:rsid w:val="00ED3F7E"/>
    <w:rsid w:val="00ED40A4"/>
    <w:rsid w:val="00ED46A3"/>
    <w:rsid w:val="00ED4B55"/>
    <w:rsid w:val="00ED6A58"/>
    <w:rsid w:val="00ED6D25"/>
    <w:rsid w:val="00ED6F62"/>
    <w:rsid w:val="00ED6FC7"/>
    <w:rsid w:val="00ED7988"/>
    <w:rsid w:val="00ED7D5B"/>
    <w:rsid w:val="00EE02A1"/>
    <w:rsid w:val="00EE0AB5"/>
    <w:rsid w:val="00EE0F65"/>
    <w:rsid w:val="00EE2943"/>
    <w:rsid w:val="00EE3460"/>
    <w:rsid w:val="00EE37AD"/>
    <w:rsid w:val="00EE3D19"/>
    <w:rsid w:val="00EE5C1C"/>
    <w:rsid w:val="00EE5F65"/>
    <w:rsid w:val="00EE6264"/>
    <w:rsid w:val="00EE7171"/>
    <w:rsid w:val="00EE71D2"/>
    <w:rsid w:val="00EE797A"/>
    <w:rsid w:val="00EF1CC8"/>
    <w:rsid w:val="00EF35E8"/>
    <w:rsid w:val="00EF362D"/>
    <w:rsid w:val="00EF363C"/>
    <w:rsid w:val="00EF4674"/>
    <w:rsid w:val="00EF4B04"/>
    <w:rsid w:val="00EF6576"/>
    <w:rsid w:val="00EF7578"/>
    <w:rsid w:val="00F01132"/>
    <w:rsid w:val="00F025CA"/>
    <w:rsid w:val="00F02667"/>
    <w:rsid w:val="00F03002"/>
    <w:rsid w:val="00F0315D"/>
    <w:rsid w:val="00F035B9"/>
    <w:rsid w:val="00F03D4F"/>
    <w:rsid w:val="00F04932"/>
    <w:rsid w:val="00F04A3B"/>
    <w:rsid w:val="00F04B91"/>
    <w:rsid w:val="00F05675"/>
    <w:rsid w:val="00F059D9"/>
    <w:rsid w:val="00F06921"/>
    <w:rsid w:val="00F07A51"/>
    <w:rsid w:val="00F10E33"/>
    <w:rsid w:val="00F11C6B"/>
    <w:rsid w:val="00F1217F"/>
    <w:rsid w:val="00F12B71"/>
    <w:rsid w:val="00F14038"/>
    <w:rsid w:val="00F146EE"/>
    <w:rsid w:val="00F15E48"/>
    <w:rsid w:val="00F1615B"/>
    <w:rsid w:val="00F168BB"/>
    <w:rsid w:val="00F16A3D"/>
    <w:rsid w:val="00F16BE4"/>
    <w:rsid w:val="00F16CA9"/>
    <w:rsid w:val="00F21B6D"/>
    <w:rsid w:val="00F2219D"/>
    <w:rsid w:val="00F23112"/>
    <w:rsid w:val="00F237F7"/>
    <w:rsid w:val="00F23C7B"/>
    <w:rsid w:val="00F249C9"/>
    <w:rsid w:val="00F250BC"/>
    <w:rsid w:val="00F25298"/>
    <w:rsid w:val="00F260B9"/>
    <w:rsid w:val="00F26A0D"/>
    <w:rsid w:val="00F27AAF"/>
    <w:rsid w:val="00F27DE9"/>
    <w:rsid w:val="00F27E47"/>
    <w:rsid w:val="00F3312A"/>
    <w:rsid w:val="00F34DE8"/>
    <w:rsid w:val="00F34F92"/>
    <w:rsid w:val="00F365B4"/>
    <w:rsid w:val="00F3689A"/>
    <w:rsid w:val="00F36CCD"/>
    <w:rsid w:val="00F37E9D"/>
    <w:rsid w:val="00F37F4E"/>
    <w:rsid w:val="00F40E0A"/>
    <w:rsid w:val="00F4104A"/>
    <w:rsid w:val="00F41DF4"/>
    <w:rsid w:val="00F423C0"/>
    <w:rsid w:val="00F43D84"/>
    <w:rsid w:val="00F4579A"/>
    <w:rsid w:val="00F46798"/>
    <w:rsid w:val="00F47766"/>
    <w:rsid w:val="00F523D5"/>
    <w:rsid w:val="00F52882"/>
    <w:rsid w:val="00F52AA8"/>
    <w:rsid w:val="00F52F0F"/>
    <w:rsid w:val="00F5636D"/>
    <w:rsid w:val="00F56BA9"/>
    <w:rsid w:val="00F6246D"/>
    <w:rsid w:val="00F63654"/>
    <w:rsid w:val="00F64628"/>
    <w:rsid w:val="00F64D25"/>
    <w:rsid w:val="00F64D73"/>
    <w:rsid w:val="00F657B3"/>
    <w:rsid w:val="00F66824"/>
    <w:rsid w:val="00F66C2B"/>
    <w:rsid w:val="00F706F8"/>
    <w:rsid w:val="00F71F1E"/>
    <w:rsid w:val="00F72C07"/>
    <w:rsid w:val="00F73466"/>
    <w:rsid w:val="00F73886"/>
    <w:rsid w:val="00F75145"/>
    <w:rsid w:val="00F75A5C"/>
    <w:rsid w:val="00F776A5"/>
    <w:rsid w:val="00F77716"/>
    <w:rsid w:val="00F8004D"/>
    <w:rsid w:val="00F81A48"/>
    <w:rsid w:val="00F82362"/>
    <w:rsid w:val="00F82E2E"/>
    <w:rsid w:val="00F849E6"/>
    <w:rsid w:val="00F84BB5"/>
    <w:rsid w:val="00F8521D"/>
    <w:rsid w:val="00F8612D"/>
    <w:rsid w:val="00F864AE"/>
    <w:rsid w:val="00F87291"/>
    <w:rsid w:val="00F87923"/>
    <w:rsid w:val="00F90654"/>
    <w:rsid w:val="00F90F54"/>
    <w:rsid w:val="00F910F6"/>
    <w:rsid w:val="00F92A8C"/>
    <w:rsid w:val="00F93E56"/>
    <w:rsid w:val="00F94A6D"/>
    <w:rsid w:val="00F95E22"/>
    <w:rsid w:val="00F97460"/>
    <w:rsid w:val="00FA0353"/>
    <w:rsid w:val="00FA0D70"/>
    <w:rsid w:val="00FA1F7A"/>
    <w:rsid w:val="00FA2CF4"/>
    <w:rsid w:val="00FA32B3"/>
    <w:rsid w:val="00FA3B57"/>
    <w:rsid w:val="00FA40DF"/>
    <w:rsid w:val="00FA4FC2"/>
    <w:rsid w:val="00FA6001"/>
    <w:rsid w:val="00FA61F7"/>
    <w:rsid w:val="00FA6B1C"/>
    <w:rsid w:val="00FA7006"/>
    <w:rsid w:val="00FB0CEA"/>
    <w:rsid w:val="00FB1540"/>
    <w:rsid w:val="00FB3290"/>
    <w:rsid w:val="00FB565C"/>
    <w:rsid w:val="00FB5F53"/>
    <w:rsid w:val="00FB7B21"/>
    <w:rsid w:val="00FC144C"/>
    <w:rsid w:val="00FC2100"/>
    <w:rsid w:val="00FC21C9"/>
    <w:rsid w:val="00FC22D7"/>
    <w:rsid w:val="00FC2A88"/>
    <w:rsid w:val="00FC2EF8"/>
    <w:rsid w:val="00FC3E13"/>
    <w:rsid w:val="00FC3F3A"/>
    <w:rsid w:val="00FC40E0"/>
    <w:rsid w:val="00FC51DE"/>
    <w:rsid w:val="00FC602C"/>
    <w:rsid w:val="00FC6CE1"/>
    <w:rsid w:val="00FC73F0"/>
    <w:rsid w:val="00FD04B1"/>
    <w:rsid w:val="00FD1079"/>
    <w:rsid w:val="00FD1EE6"/>
    <w:rsid w:val="00FD34AA"/>
    <w:rsid w:val="00FD35FD"/>
    <w:rsid w:val="00FD4529"/>
    <w:rsid w:val="00FD4974"/>
    <w:rsid w:val="00FD6375"/>
    <w:rsid w:val="00FD6A46"/>
    <w:rsid w:val="00FD6FBC"/>
    <w:rsid w:val="00FD77D2"/>
    <w:rsid w:val="00FE2948"/>
    <w:rsid w:val="00FE3228"/>
    <w:rsid w:val="00FE3F0C"/>
    <w:rsid w:val="00FE4B45"/>
    <w:rsid w:val="00FE4E51"/>
    <w:rsid w:val="00FE5472"/>
    <w:rsid w:val="00FE5D71"/>
    <w:rsid w:val="00FE68D5"/>
    <w:rsid w:val="00FE7C9D"/>
    <w:rsid w:val="00FF1661"/>
    <w:rsid w:val="00FF287D"/>
    <w:rsid w:val="00FF3D8B"/>
    <w:rsid w:val="00FF44A7"/>
    <w:rsid w:val="00FF54D9"/>
    <w:rsid w:val="00FF6695"/>
    <w:rsid w:val="00FF7444"/>
    <w:rsid w:val="00FF7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F7191"/>
  <w15:chartTrackingRefBased/>
  <w15:docId w15:val="{DBE0674A-DFF6-4D48-BAE5-D23B87AB9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7C78"/>
    <w:rPr>
      <w:rFonts w:ascii="Times New Roman" w:eastAsia="Times New Roman" w:hAnsi="Times New Roman" w:cs="Times New Roman"/>
    </w:rPr>
  </w:style>
  <w:style w:type="paragraph" w:styleId="Heading1">
    <w:name w:val="heading 1"/>
    <w:basedOn w:val="Normal"/>
    <w:link w:val="Heading1Char"/>
    <w:uiPriority w:val="9"/>
    <w:qFormat/>
    <w:rsid w:val="005620E2"/>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C647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1A64"/>
    <w:pPr>
      <w:tabs>
        <w:tab w:val="center" w:pos="4680"/>
        <w:tab w:val="right" w:pos="9360"/>
      </w:tabs>
    </w:pPr>
  </w:style>
  <w:style w:type="character" w:customStyle="1" w:styleId="HeaderChar">
    <w:name w:val="Header Char"/>
    <w:basedOn w:val="DefaultParagraphFont"/>
    <w:link w:val="Header"/>
    <w:uiPriority w:val="99"/>
    <w:rsid w:val="00131A64"/>
  </w:style>
  <w:style w:type="paragraph" w:styleId="Footer">
    <w:name w:val="footer"/>
    <w:basedOn w:val="Normal"/>
    <w:link w:val="FooterChar"/>
    <w:uiPriority w:val="99"/>
    <w:unhideWhenUsed/>
    <w:rsid w:val="00131A64"/>
    <w:pPr>
      <w:tabs>
        <w:tab w:val="center" w:pos="4680"/>
        <w:tab w:val="right" w:pos="9360"/>
      </w:tabs>
    </w:pPr>
  </w:style>
  <w:style w:type="character" w:customStyle="1" w:styleId="FooterChar">
    <w:name w:val="Footer Char"/>
    <w:basedOn w:val="DefaultParagraphFont"/>
    <w:link w:val="Footer"/>
    <w:uiPriority w:val="99"/>
    <w:rsid w:val="00131A64"/>
  </w:style>
  <w:style w:type="character" w:styleId="PageNumber">
    <w:name w:val="page number"/>
    <w:basedOn w:val="DefaultParagraphFont"/>
    <w:uiPriority w:val="99"/>
    <w:semiHidden/>
    <w:unhideWhenUsed/>
    <w:rsid w:val="00F64D25"/>
  </w:style>
  <w:style w:type="paragraph" w:styleId="BalloonText">
    <w:name w:val="Balloon Text"/>
    <w:basedOn w:val="Normal"/>
    <w:link w:val="BalloonTextChar"/>
    <w:uiPriority w:val="99"/>
    <w:semiHidden/>
    <w:unhideWhenUsed/>
    <w:rsid w:val="007B003C"/>
    <w:rPr>
      <w:sz w:val="18"/>
      <w:szCs w:val="18"/>
    </w:rPr>
  </w:style>
  <w:style w:type="character" w:customStyle="1" w:styleId="BalloonTextChar">
    <w:name w:val="Balloon Text Char"/>
    <w:basedOn w:val="DefaultParagraphFont"/>
    <w:link w:val="BalloonText"/>
    <w:uiPriority w:val="99"/>
    <w:semiHidden/>
    <w:rsid w:val="007B003C"/>
    <w:rPr>
      <w:rFonts w:ascii="Times New Roman" w:hAnsi="Times New Roman" w:cs="Times New Roman"/>
      <w:sz w:val="18"/>
      <w:szCs w:val="18"/>
    </w:rPr>
  </w:style>
  <w:style w:type="paragraph" w:styleId="ListParagraph">
    <w:name w:val="List Paragraph"/>
    <w:basedOn w:val="Normal"/>
    <w:uiPriority w:val="34"/>
    <w:qFormat/>
    <w:rsid w:val="001C02DB"/>
    <w:pPr>
      <w:ind w:left="720"/>
      <w:contextualSpacing/>
    </w:pPr>
  </w:style>
  <w:style w:type="paragraph" w:styleId="FootnoteText">
    <w:name w:val="footnote text"/>
    <w:basedOn w:val="Normal"/>
    <w:link w:val="FootnoteTextChar"/>
    <w:uiPriority w:val="99"/>
    <w:semiHidden/>
    <w:unhideWhenUsed/>
    <w:rsid w:val="00E15968"/>
    <w:rPr>
      <w:sz w:val="20"/>
      <w:szCs w:val="20"/>
    </w:rPr>
  </w:style>
  <w:style w:type="character" w:customStyle="1" w:styleId="FootnoteTextChar">
    <w:name w:val="Footnote Text Char"/>
    <w:basedOn w:val="DefaultParagraphFont"/>
    <w:link w:val="FootnoteText"/>
    <w:uiPriority w:val="99"/>
    <w:semiHidden/>
    <w:rsid w:val="00E15968"/>
    <w:rPr>
      <w:sz w:val="20"/>
      <w:szCs w:val="20"/>
    </w:rPr>
  </w:style>
  <w:style w:type="character" w:styleId="FootnoteReference">
    <w:name w:val="footnote reference"/>
    <w:basedOn w:val="DefaultParagraphFont"/>
    <w:uiPriority w:val="99"/>
    <w:semiHidden/>
    <w:unhideWhenUsed/>
    <w:rsid w:val="00E15968"/>
    <w:rPr>
      <w:vertAlign w:val="superscript"/>
    </w:rPr>
  </w:style>
  <w:style w:type="paragraph" w:customStyle="1" w:styleId="xmsonormal">
    <w:name w:val="x_msonormal"/>
    <w:basedOn w:val="Normal"/>
    <w:rsid w:val="002326FB"/>
    <w:pPr>
      <w:spacing w:before="100" w:beforeAutospacing="1" w:after="100" w:afterAutospacing="1"/>
    </w:pPr>
  </w:style>
  <w:style w:type="character" w:customStyle="1" w:styleId="apple-converted-space">
    <w:name w:val="apple-converted-space"/>
    <w:basedOn w:val="DefaultParagraphFont"/>
    <w:rsid w:val="002326FB"/>
  </w:style>
  <w:style w:type="character" w:styleId="Hyperlink">
    <w:name w:val="Hyperlink"/>
    <w:basedOn w:val="DefaultParagraphFont"/>
    <w:uiPriority w:val="99"/>
    <w:unhideWhenUsed/>
    <w:rsid w:val="002326FB"/>
    <w:rPr>
      <w:color w:val="0000FF"/>
      <w:u w:val="single"/>
    </w:rPr>
  </w:style>
  <w:style w:type="paragraph" w:customStyle="1" w:styleId="Default">
    <w:name w:val="Default"/>
    <w:rsid w:val="00E47A6A"/>
    <w:pPr>
      <w:autoSpaceDE w:val="0"/>
      <w:autoSpaceDN w:val="0"/>
      <w:adjustRightInd w:val="0"/>
    </w:pPr>
    <w:rPr>
      <w:rFonts w:ascii="Times New Roman" w:hAnsi="Times New Roman" w:cs="Times New Roman"/>
      <w:color w:val="000000"/>
      <w:lang w:val="es-ES"/>
    </w:rPr>
  </w:style>
  <w:style w:type="paragraph" w:customStyle="1" w:styleId="EndNoteBibliography">
    <w:name w:val="EndNote Bibliography"/>
    <w:basedOn w:val="Normal"/>
    <w:link w:val="EndNoteBibliographyChar"/>
    <w:rsid w:val="00BE0CC9"/>
    <w:pPr>
      <w:widowControl w:val="0"/>
      <w:jc w:val="both"/>
    </w:pPr>
    <w:rPr>
      <w:rFonts w:eastAsiaTheme="minorEastAsia"/>
      <w:noProof/>
      <w:kern w:val="2"/>
      <w:sz w:val="22"/>
      <w:szCs w:val="21"/>
      <w:lang w:eastAsia="ja-JP"/>
    </w:rPr>
  </w:style>
  <w:style w:type="character" w:customStyle="1" w:styleId="EndNoteBibliographyChar">
    <w:name w:val="EndNote Bibliography Char"/>
    <w:basedOn w:val="DefaultParagraphFont"/>
    <w:link w:val="EndNoteBibliography"/>
    <w:rsid w:val="00BE0CC9"/>
    <w:rPr>
      <w:rFonts w:ascii="Times New Roman" w:eastAsiaTheme="minorEastAsia" w:hAnsi="Times New Roman" w:cs="Times New Roman"/>
      <w:noProof/>
      <w:kern w:val="2"/>
      <w:sz w:val="22"/>
      <w:szCs w:val="21"/>
      <w:lang w:eastAsia="ja-JP"/>
    </w:rPr>
  </w:style>
  <w:style w:type="character" w:styleId="CommentReference">
    <w:name w:val="annotation reference"/>
    <w:basedOn w:val="DefaultParagraphFont"/>
    <w:uiPriority w:val="99"/>
    <w:semiHidden/>
    <w:unhideWhenUsed/>
    <w:rsid w:val="00F52AA8"/>
    <w:rPr>
      <w:sz w:val="16"/>
      <w:szCs w:val="16"/>
    </w:rPr>
  </w:style>
  <w:style w:type="paragraph" w:styleId="CommentText">
    <w:name w:val="annotation text"/>
    <w:basedOn w:val="Normal"/>
    <w:link w:val="CommentTextChar"/>
    <w:uiPriority w:val="99"/>
    <w:unhideWhenUsed/>
    <w:rsid w:val="00F52AA8"/>
    <w:pPr>
      <w:widowControl w:val="0"/>
      <w:jc w:val="both"/>
    </w:pPr>
    <w:rPr>
      <w:rFonts w:asciiTheme="minorHAnsi" w:eastAsiaTheme="minorEastAsia" w:hAnsiTheme="minorHAnsi" w:cstheme="minorBidi"/>
      <w:kern w:val="2"/>
      <w:sz w:val="20"/>
      <w:szCs w:val="20"/>
      <w:lang w:eastAsia="zh-CN"/>
    </w:rPr>
  </w:style>
  <w:style w:type="character" w:customStyle="1" w:styleId="CommentTextChar">
    <w:name w:val="Comment Text Char"/>
    <w:basedOn w:val="DefaultParagraphFont"/>
    <w:link w:val="CommentText"/>
    <w:uiPriority w:val="99"/>
    <w:rsid w:val="00F52AA8"/>
    <w:rPr>
      <w:rFonts w:eastAsiaTheme="minorEastAsia"/>
      <w:kern w:val="2"/>
      <w:sz w:val="20"/>
      <w:szCs w:val="20"/>
      <w:lang w:eastAsia="zh-CN"/>
    </w:rPr>
  </w:style>
  <w:style w:type="character" w:styleId="FollowedHyperlink">
    <w:name w:val="FollowedHyperlink"/>
    <w:basedOn w:val="DefaultParagraphFont"/>
    <w:uiPriority w:val="99"/>
    <w:semiHidden/>
    <w:unhideWhenUsed/>
    <w:rsid w:val="0079468B"/>
    <w:rPr>
      <w:color w:val="954F72" w:themeColor="followedHyperlink"/>
      <w:u w:val="single"/>
    </w:rPr>
  </w:style>
  <w:style w:type="character" w:customStyle="1" w:styleId="Heading1Char">
    <w:name w:val="Heading 1 Char"/>
    <w:basedOn w:val="DefaultParagraphFont"/>
    <w:link w:val="Heading1"/>
    <w:uiPriority w:val="9"/>
    <w:rsid w:val="005620E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C4A8B"/>
    <w:pPr>
      <w:spacing w:before="100" w:beforeAutospacing="1" w:after="100" w:afterAutospacing="1"/>
    </w:pPr>
  </w:style>
  <w:style w:type="character" w:styleId="Emphasis">
    <w:name w:val="Emphasis"/>
    <w:basedOn w:val="DefaultParagraphFont"/>
    <w:uiPriority w:val="20"/>
    <w:qFormat/>
    <w:rsid w:val="001C4A8B"/>
    <w:rPr>
      <w:i/>
      <w:iCs/>
    </w:rPr>
  </w:style>
  <w:style w:type="paragraph" w:customStyle="1" w:styleId="EndNoteBibliographyTitle">
    <w:name w:val="EndNote Bibliography Title"/>
    <w:basedOn w:val="Normal"/>
    <w:link w:val="EndNoteBibliographyTitleChar"/>
    <w:rsid w:val="003B3CB0"/>
    <w:pPr>
      <w:jc w:val="center"/>
    </w:pPr>
    <w:rPr>
      <w:sz w:val="22"/>
    </w:rPr>
  </w:style>
  <w:style w:type="character" w:customStyle="1" w:styleId="EndNoteBibliographyTitleChar">
    <w:name w:val="EndNote Bibliography Title Char"/>
    <w:basedOn w:val="DefaultParagraphFont"/>
    <w:link w:val="EndNoteBibliographyTitle"/>
    <w:rsid w:val="003B3CB0"/>
    <w:rPr>
      <w:rFonts w:ascii="Times New Roman" w:eastAsia="Times New Roman" w:hAnsi="Times New Roman" w:cs="Times New Roman"/>
      <w:sz w:val="22"/>
    </w:rPr>
  </w:style>
  <w:style w:type="paragraph" w:styleId="CommentSubject">
    <w:name w:val="annotation subject"/>
    <w:basedOn w:val="CommentText"/>
    <w:next w:val="CommentText"/>
    <w:link w:val="CommentSubjectChar"/>
    <w:uiPriority w:val="99"/>
    <w:semiHidden/>
    <w:unhideWhenUsed/>
    <w:rsid w:val="008A6029"/>
    <w:pPr>
      <w:widowControl/>
      <w:jc w:val="left"/>
    </w:pPr>
    <w:rPr>
      <w:rFonts w:ascii="Times New Roman" w:eastAsia="Times New Roman" w:hAnsi="Times New Roman" w:cs="Times New Roman"/>
      <w:b/>
      <w:bCs/>
      <w:kern w:val="0"/>
      <w:lang w:eastAsia="en-US"/>
    </w:rPr>
  </w:style>
  <w:style w:type="character" w:customStyle="1" w:styleId="CommentSubjectChar">
    <w:name w:val="Comment Subject Char"/>
    <w:basedOn w:val="CommentTextChar"/>
    <w:link w:val="CommentSubject"/>
    <w:uiPriority w:val="99"/>
    <w:semiHidden/>
    <w:rsid w:val="008A6029"/>
    <w:rPr>
      <w:rFonts w:ascii="Times New Roman" w:eastAsia="Times New Roman" w:hAnsi="Times New Roman" w:cs="Times New Roman"/>
      <w:b/>
      <w:bCs/>
      <w:kern w:val="2"/>
      <w:sz w:val="20"/>
      <w:szCs w:val="20"/>
      <w:lang w:eastAsia="zh-CN"/>
    </w:rPr>
  </w:style>
  <w:style w:type="character" w:customStyle="1" w:styleId="UnresolvedMention1">
    <w:name w:val="Unresolved Mention1"/>
    <w:basedOn w:val="DefaultParagraphFont"/>
    <w:uiPriority w:val="99"/>
    <w:semiHidden/>
    <w:unhideWhenUsed/>
    <w:rsid w:val="00D77DB9"/>
    <w:rPr>
      <w:color w:val="605E5C"/>
      <w:shd w:val="clear" w:color="auto" w:fill="E1DFDD"/>
    </w:rPr>
  </w:style>
  <w:style w:type="character" w:customStyle="1" w:styleId="u-visually-hidden">
    <w:name w:val="u-visually-hidden"/>
    <w:basedOn w:val="DefaultParagraphFont"/>
    <w:rsid w:val="00D7383D"/>
  </w:style>
  <w:style w:type="character" w:customStyle="1" w:styleId="al-author-name-more">
    <w:name w:val="al-author-name-more"/>
    <w:basedOn w:val="DefaultParagraphFont"/>
    <w:rsid w:val="009D43E3"/>
  </w:style>
  <w:style w:type="character" w:customStyle="1" w:styleId="delimiter">
    <w:name w:val="delimiter"/>
    <w:basedOn w:val="DefaultParagraphFont"/>
    <w:rsid w:val="009D43E3"/>
  </w:style>
  <w:style w:type="character" w:customStyle="1" w:styleId="title-text">
    <w:name w:val="title-text"/>
    <w:basedOn w:val="DefaultParagraphFont"/>
    <w:rsid w:val="00AC6471"/>
  </w:style>
  <w:style w:type="character" w:customStyle="1" w:styleId="Heading2Char">
    <w:name w:val="Heading 2 Char"/>
    <w:basedOn w:val="DefaultParagraphFont"/>
    <w:link w:val="Heading2"/>
    <w:uiPriority w:val="9"/>
    <w:semiHidden/>
    <w:rsid w:val="00AC6471"/>
    <w:rPr>
      <w:rFonts w:asciiTheme="majorHAnsi" w:eastAsiaTheme="majorEastAsia" w:hAnsiTheme="majorHAnsi" w:cstheme="majorBidi"/>
      <w:color w:val="2F5496" w:themeColor="accent1" w:themeShade="BF"/>
      <w:sz w:val="26"/>
      <w:szCs w:val="26"/>
    </w:rPr>
  </w:style>
  <w:style w:type="character" w:styleId="LineNumber">
    <w:name w:val="line number"/>
    <w:basedOn w:val="DefaultParagraphFont"/>
    <w:uiPriority w:val="99"/>
    <w:semiHidden/>
    <w:unhideWhenUsed/>
    <w:rsid w:val="00437885"/>
  </w:style>
  <w:style w:type="paragraph" w:styleId="Revision">
    <w:name w:val="Revision"/>
    <w:hidden/>
    <w:uiPriority w:val="99"/>
    <w:semiHidden/>
    <w:rsid w:val="00503322"/>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420E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15086">
      <w:bodyDiv w:val="1"/>
      <w:marLeft w:val="0"/>
      <w:marRight w:val="0"/>
      <w:marTop w:val="0"/>
      <w:marBottom w:val="0"/>
      <w:divBdr>
        <w:top w:val="none" w:sz="0" w:space="0" w:color="auto"/>
        <w:left w:val="none" w:sz="0" w:space="0" w:color="auto"/>
        <w:bottom w:val="none" w:sz="0" w:space="0" w:color="auto"/>
        <w:right w:val="none" w:sz="0" w:space="0" w:color="auto"/>
      </w:divBdr>
    </w:div>
    <w:div w:id="79178642">
      <w:bodyDiv w:val="1"/>
      <w:marLeft w:val="0"/>
      <w:marRight w:val="0"/>
      <w:marTop w:val="0"/>
      <w:marBottom w:val="0"/>
      <w:divBdr>
        <w:top w:val="none" w:sz="0" w:space="0" w:color="auto"/>
        <w:left w:val="none" w:sz="0" w:space="0" w:color="auto"/>
        <w:bottom w:val="none" w:sz="0" w:space="0" w:color="auto"/>
        <w:right w:val="none" w:sz="0" w:space="0" w:color="auto"/>
      </w:divBdr>
      <w:divsChild>
        <w:div w:id="2102025523">
          <w:marLeft w:val="0"/>
          <w:marRight w:val="0"/>
          <w:marTop w:val="0"/>
          <w:marBottom w:val="0"/>
          <w:divBdr>
            <w:top w:val="none" w:sz="0" w:space="0" w:color="auto"/>
            <w:left w:val="none" w:sz="0" w:space="0" w:color="auto"/>
            <w:bottom w:val="none" w:sz="0" w:space="0" w:color="auto"/>
            <w:right w:val="none" w:sz="0" w:space="0" w:color="auto"/>
          </w:divBdr>
        </w:div>
      </w:divsChild>
    </w:div>
    <w:div w:id="79183347">
      <w:bodyDiv w:val="1"/>
      <w:marLeft w:val="0"/>
      <w:marRight w:val="0"/>
      <w:marTop w:val="0"/>
      <w:marBottom w:val="0"/>
      <w:divBdr>
        <w:top w:val="none" w:sz="0" w:space="0" w:color="auto"/>
        <w:left w:val="none" w:sz="0" w:space="0" w:color="auto"/>
        <w:bottom w:val="none" w:sz="0" w:space="0" w:color="auto"/>
        <w:right w:val="none" w:sz="0" w:space="0" w:color="auto"/>
      </w:divBdr>
    </w:div>
    <w:div w:id="103044374">
      <w:bodyDiv w:val="1"/>
      <w:marLeft w:val="0"/>
      <w:marRight w:val="0"/>
      <w:marTop w:val="0"/>
      <w:marBottom w:val="0"/>
      <w:divBdr>
        <w:top w:val="none" w:sz="0" w:space="0" w:color="auto"/>
        <w:left w:val="none" w:sz="0" w:space="0" w:color="auto"/>
        <w:bottom w:val="none" w:sz="0" w:space="0" w:color="auto"/>
        <w:right w:val="none" w:sz="0" w:space="0" w:color="auto"/>
      </w:divBdr>
    </w:div>
    <w:div w:id="112136557">
      <w:bodyDiv w:val="1"/>
      <w:marLeft w:val="0"/>
      <w:marRight w:val="0"/>
      <w:marTop w:val="0"/>
      <w:marBottom w:val="0"/>
      <w:divBdr>
        <w:top w:val="none" w:sz="0" w:space="0" w:color="auto"/>
        <w:left w:val="none" w:sz="0" w:space="0" w:color="auto"/>
        <w:bottom w:val="none" w:sz="0" w:space="0" w:color="auto"/>
        <w:right w:val="none" w:sz="0" w:space="0" w:color="auto"/>
      </w:divBdr>
    </w:div>
    <w:div w:id="324474754">
      <w:bodyDiv w:val="1"/>
      <w:marLeft w:val="0"/>
      <w:marRight w:val="0"/>
      <w:marTop w:val="0"/>
      <w:marBottom w:val="0"/>
      <w:divBdr>
        <w:top w:val="none" w:sz="0" w:space="0" w:color="auto"/>
        <w:left w:val="none" w:sz="0" w:space="0" w:color="auto"/>
        <w:bottom w:val="none" w:sz="0" w:space="0" w:color="auto"/>
        <w:right w:val="none" w:sz="0" w:space="0" w:color="auto"/>
      </w:divBdr>
    </w:div>
    <w:div w:id="348487122">
      <w:bodyDiv w:val="1"/>
      <w:marLeft w:val="0"/>
      <w:marRight w:val="0"/>
      <w:marTop w:val="0"/>
      <w:marBottom w:val="0"/>
      <w:divBdr>
        <w:top w:val="none" w:sz="0" w:space="0" w:color="auto"/>
        <w:left w:val="none" w:sz="0" w:space="0" w:color="auto"/>
        <w:bottom w:val="none" w:sz="0" w:space="0" w:color="auto"/>
        <w:right w:val="none" w:sz="0" w:space="0" w:color="auto"/>
      </w:divBdr>
    </w:div>
    <w:div w:id="370347965">
      <w:bodyDiv w:val="1"/>
      <w:marLeft w:val="0"/>
      <w:marRight w:val="0"/>
      <w:marTop w:val="0"/>
      <w:marBottom w:val="0"/>
      <w:divBdr>
        <w:top w:val="none" w:sz="0" w:space="0" w:color="auto"/>
        <w:left w:val="none" w:sz="0" w:space="0" w:color="auto"/>
        <w:bottom w:val="none" w:sz="0" w:space="0" w:color="auto"/>
        <w:right w:val="none" w:sz="0" w:space="0" w:color="auto"/>
      </w:divBdr>
    </w:div>
    <w:div w:id="388966229">
      <w:bodyDiv w:val="1"/>
      <w:marLeft w:val="0"/>
      <w:marRight w:val="0"/>
      <w:marTop w:val="0"/>
      <w:marBottom w:val="0"/>
      <w:divBdr>
        <w:top w:val="none" w:sz="0" w:space="0" w:color="auto"/>
        <w:left w:val="none" w:sz="0" w:space="0" w:color="auto"/>
        <w:bottom w:val="none" w:sz="0" w:space="0" w:color="auto"/>
        <w:right w:val="none" w:sz="0" w:space="0" w:color="auto"/>
      </w:divBdr>
    </w:div>
    <w:div w:id="393743659">
      <w:bodyDiv w:val="1"/>
      <w:marLeft w:val="0"/>
      <w:marRight w:val="0"/>
      <w:marTop w:val="0"/>
      <w:marBottom w:val="0"/>
      <w:divBdr>
        <w:top w:val="none" w:sz="0" w:space="0" w:color="auto"/>
        <w:left w:val="none" w:sz="0" w:space="0" w:color="auto"/>
        <w:bottom w:val="none" w:sz="0" w:space="0" w:color="auto"/>
        <w:right w:val="none" w:sz="0" w:space="0" w:color="auto"/>
      </w:divBdr>
    </w:div>
    <w:div w:id="734861812">
      <w:bodyDiv w:val="1"/>
      <w:marLeft w:val="0"/>
      <w:marRight w:val="0"/>
      <w:marTop w:val="0"/>
      <w:marBottom w:val="0"/>
      <w:divBdr>
        <w:top w:val="none" w:sz="0" w:space="0" w:color="auto"/>
        <w:left w:val="none" w:sz="0" w:space="0" w:color="auto"/>
        <w:bottom w:val="none" w:sz="0" w:space="0" w:color="auto"/>
        <w:right w:val="none" w:sz="0" w:space="0" w:color="auto"/>
      </w:divBdr>
    </w:div>
    <w:div w:id="922639493">
      <w:bodyDiv w:val="1"/>
      <w:marLeft w:val="0"/>
      <w:marRight w:val="0"/>
      <w:marTop w:val="0"/>
      <w:marBottom w:val="0"/>
      <w:divBdr>
        <w:top w:val="none" w:sz="0" w:space="0" w:color="auto"/>
        <w:left w:val="none" w:sz="0" w:space="0" w:color="auto"/>
        <w:bottom w:val="none" w:sz="0" w:space="0" w:color="auto"/>
        <w:right w:val="none" w:sz="0" w:space="0" w:color="auto"/>
      </w:divBdr>
    </w:div>
    <w:div w:id="961419808">
      <w:bodyDiv w:val="1"/>
      <w:marLeft w:val="0"/>
      <w:marRight w:val="0"/>
      <w:marTop w:val="0"/>
      <w:marBottom w:val="0"/>
      <w:divBdr>
        <w:top w:val="none" w:sz="0" w:space="0" w:color="auto"/>
        <w:left w:val="none" w:sz="0" w:space="0" w:color="auto"/>
        <w:bottom w:val="none" w:sz="0" w:space="0" w:color="auto"/>
        <w:right w:val="none" w:sz="0" w:space="0" w:color="auto"/>
      </w:divBdr>
    </w:div>
    <w:div w:id="971062068">
      <w:bodyDiv w:val="1"/>
      <w:marLeft w:val="0"/>
      <w:marRight w:val="0"/>
      <w:marTop w:val="0"/>
      <w:marBottom w:val="0"/>
      <w:divBdr>
        <w:top w:val="none" w:sz="0" w:space="0" w:color="auto"/>
        <w:left w:val="none" w:sz="0" w:space="0" w:color="auto"/>
        <w:bottom w:val="none" w:sz="0" w:space="0" w:color="auto"/>
        <w:right w:val="none" w:sz="0" w:space="0" w:color="auto"/>
      </w:divBdr>
    </w:div>
    <w:div w:id="991448761">
      <w:bodyDiv w:val="1"/>
      <w:marLeft w:val="0"/>
      <w:marRight w:val="0"/>
      <w:marTop w:val="0"/>
      <w:marBottom w:val="0"/>
      <w:divBdr>
        <w:top w:val="none" w:sz="0" w:space="0" w:color="auto"/>
        <w:left w:val="none" w:sz="0" w:space="0" w:color="auto"/>
        <w:bottom w:val="none" w:sz="0" w:space="0" w:color="auto"/>
        <w:right w:val="none" w:sz="0" w:space="0" w:color="auto"/>
      </w:divBdr>
    </w:div>
    <w:div w:id="1065762882">
      <w:bodyDiv w:val="1"/>
      <w:marLeft w:val="0"/>
      <w:marRight w:val="0"/>
      <w:marTop w:val="0"/>
      <w:marBottom w:val="0"/>
      <w:divBdr>
        <w:top w:val="none" w:sz="0" w:space="0" w:color="auto"/>
        <w:left w:val="none" w:sz="0" w:space="0" w:color="auto"/>
        <w:bottom w:val="none" w:sz="0" w:space="0" w:color="auto"/>
        <w:right w:val="none" w:sz="0" w:space="0" w:color="auto"/>
      </w:divBdr>
    </w:div>
    <w:div w:id="1100030991">
      <w:bodyDiv w:val="1"/>
      <w:marLeft w:val="0"/>
      <w:marRight w:val="0"/>
      <w:marTop w:val="0"/>
      <w:marBottom w:val="0"/>
      <w:divBdr>
        <w:top w:val="none" w:sz="0" w:space="0" w:color="auto"/>
        <w:left w:val="none" w:sz="0" w:space="0" w:color="auto"/>
        <w:bottom w:val="none" w:sz="0" w:space="0" w:color="auto"/>
        <w:right w:val="none" w:sz="0" w:space="0" w:color="auto"/>
      </w:divBdr>
    </w:div>
    <w:div w:id="1166818594">
      <w:bodyDiv w:val="1"/>
      <w:marLeft w:val="0"/>
      <w:marRight w:val="0"/>
      <w:marTop w:val="0"/>
      <w:marBottom w:val="0"/>
      <w:divBdr>
        <w:top w:val="none" w:sz="0" w:space="0" w:color="auto"/>
        <w:left w:val="none" w:sz="0" w:space="0" w:color="auto"/>
        <w:bottom w:val="none" w:sz="0" w:space="0" w:color="auto"/>
        <w:right w:val="none" w:sz="0" w:space="0" w:color="auto"/>
      </w:divBdr>
      <w:divsChild>
        <w:div w:id="1002008407">
          <w:marLeft w:val="0"/>
          <w:marRight w:val="0"/>
          <w:marTop w:val="0"/>
          <w:marBottom w:val="0"/>
          <w:divBdr>
            <w:top w:val="none" w:sz="0" w:space="0" w:color="auto"/>
            <w:left w:val="none" w:sz="0" w:space="0" w:color="auto"/>
            <w:bottom w:val="none" w:sz="0" w:space="0" w:color="auto"/>
            <w:right w:val="none" w:sz="0" w:space="0" w:color="auto"/>
          </w:divBdr>
          <w:divsChild>
            <w:div w:id="1447191273">
              <w:marLeft w:val="0"/>
              <w:marRight w:val="0"/>
              <w:marTop w:val="0"/>
              <w:marBottom w:val="0"/>
              <w:divBdr>
                <w:top w:val="none" w:sz="0" w:space="0" w:color="auto"/>
                <w:left w:val="none" w:sz="0" w:space="0" w:color="auto"/>
                <w:bottom w:val="none" w:sz="0" w:space="0" w:color="auto"/>
                <w:right w:val="none" w:sz="0" w:space="0" w:color="auto"/>
              </w:divBdr>
              <w:divsChild>
                <w:div w:id="7760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2672">
          <w:marLeft w:val="0"/>
          <w:marRight w:val="0"/>
          <w:marTop w:val="0"/>
          <w:marBottom w:val="0"/>
          <w:divBdr>
            <w:top w:val="none" w:sz="0" w:space="0" w:color="auto"/>
            <w:left w:val="none" w:sz="0" w:space="0" w:color="auto"/>
            <w:bottom w:val="none" w:sz="0" w:space="0" w:color="auto"/>
            <w:right w:val="none" w:sz="0" w:space="0" w:color="auto"/>
          </w:divBdr>
          <w:divsChild>
            <w:div w:id="796527195">
              <w:marLeft w:val="0"/>
              <w:marRight w:val="0"/>
              <w:marTop w:val="0"/>
              <w:marBottom w:val="0"/>
              <w:divBdr>
                <w:top w:val="none" w:sz="0" w:space="0" w:color="auto"/>
                <w:left w:val="none" w:sz="0" w:space="0" w:color="auto"/>
                <w:bottom w:val="none" w:sz="0" w:space="0" w:color="auto"/>
                <w:right w:val="none" w:sz="0" w:space="0" w:color="auto"/>
              </w:divBdr>
              <w:divsChild>
                <w:div w:id="335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49021">
      <w:bodyDiv w:val="1"/>
      <w:marLeft w:val="0"/>
      <w:marRight w:val="0"/>
      <w:marTop w:val="0"/>
      <w:marBottom w:val="0"/>
      <w:divBdr>
        <w:top w:val="none" w:sz="0" w:space="0" w:color="auto"/>
        <w:left w:val="none" w:sz="0" w:space="0" w:color="auto"/>
        <w:bottom w:val="none" w:sz="0" w:space="0" w:color="auto"/>
        <w:right w:val="none" w:sz="0" w:space="0" w:color="auto"/>
      </w:divBdr>
      <w:divsChild>
        <w:div w:id="1012221234">
          <w:marLeft w:val="0"/>
          <w:marRight w:val="0"/>
          <w:marTop w:val="0"/>
          <w:marBottom w:val="0"/>
          <w:divBdr>
            <w:top w:val="none" w:sz="0" w:space="0" w:color="auto"/>
            <w:left w:val="none" w:sz="0" w:space="0" w:color="auto"/>
            <w:bottom w:val="none" w:sz="0" w:space="0" w:color="auto"/>
            <w:right w:val="none" w:sz="0" w:space="0" w:color="auto"/>
          </w:divBdr>
          <w:divsChild>
            <w:div w:id="548416176">
              <w:marLeft w:val="0"/>
              <w:marRight w:val="0"/>
              <w:marTop w:val="0"/>
              <w:marBottom w:val="0"/>
              <w:divBdr>
                <w:top w:val="none" w:sz="0" w:space="0" w:color="auto"/>
                <w:left w:val="none" w:sz="0" w:space="0" w:color="auto"/>
                <w:bottom w:val="none" w:sz="0" w:space="0" w:color="auto"/>
                <w:right w:val="none" w:sz="0" w:space="0" w:color="auto"/>
              </w:divBdr>
            </w:div>
          </w:divsChild>
        </w:div>
        <w:div w:id="520625172">
          <w:marLeft w:val="0"/>
          <w:marRight w:val="0"/>
          <w:marTop w:val="0"/>
          <w:marBottom w:val="0"/>
          <w:divBdr>
            <w:top w:val="none" w:sz="0" w:space="0" w:color="auto"/>
            <w:left w:val="none" w:sz="0" w:space="0" w:color="auto"/>
            <w:bottom w:val="none" w:sz="0" w:space="0" w:color="auto"/>
            <w:right w:val="none" w:sz="0" w:space="0" w:color="auto"/>
          </w:divBdr>
        </w:div>
      </w:divsChild>
    </w:div>
    <w:div w:id="1213426143">
      <w:bodyDiv w:val="1"/>
      <w:marLeft w:val="0"/>
      <w:marRight w:val="0"/>
      <w:marTop w:val="0"/>
      <w:marBottom w:val="0"/>
      <w:divBdr>
        <w:top w:val="none" w:sz="0" w:space="0" w:color="auto"/>
        <w:left w:val="none" w:sz="0" w:space="0" w:color="auto"/>
        <w:bottom w:val="none" w:sz="0" w:space="0" w:color="auto"/>
        <w:right w:val="none" w:sz="0" w:space="0" w:color="auto"/>
      </w:divBdr>
    </w:div>
    <w:div w:id="1263296495">
      <w:bodyDiv w:val="1"/>
      <w:marLeft w:val="0"/>
      <w:marRight w:val="0"/>
      <w:marTop w:val="0"/>
      <w:marBottom w:val="0"/>
      <w:divBdr>
        <w:top w:val="none" w:sz="0" w:space="0" w:color="auto"/>
        <w:left w:val="none" w:sz="0" w:space="0" w:color="auto"/>
        <w:bottom w:val="none" w:sz="0" w:space="0" w:color="auto"/>
        <w:right w:val="none" w:sz="0" w:space="0" w:color="auto"/>
      </w:divBdr>
    </w:div>
    <w:div w:id="1302148287">
      <w:bodyDiv w:val="1"/>
      <w:marLeft w:val="0"/>
      <w:marRight w:val="0"/>
      <w:marTop w:val="0"/>
      <w:marBottom w:val="0"/>
      <w:divBdr>
        <w:top w:val="none" w:sz="0" w:space="0" w:color="auto"/>
        <w:left w:val="none" w:sz="0" w:space="0" w:color="auto"/>
        <w:bottom w:val="none" w:sz="0" w:space="0" w:color="auto"/>
        <w:right w:val="none" w:sz="0" w:space="0" w:color="auto"/>
      </w:divBdr>
    </w:div>
    <w:div w:id="1306082056">
      <w:bodyDiv w:val="1"/>
      <w:marLeft w:val="0"/>
      <w:marRight w:val="0"/>
      <w:marTop w:val="0"/>
      <w:marBottom w:val="0"/>
      <w:divBdr>
        <w:top w:val="none" w:sz="0" w:space="0" w:color="auto"/>
        <w:left w:val="none" w:sz="0" w:space="0" w:color="auto"/>
        <w:bottom w:val="none" w:sz="0" w:space="0" w:color="auto"/>
        <w:right w:val="none" w:sz="0" w:space="0" w:color="auto"/>
      </w:divBdr>
    </w:div>
    <w:div w:id="1387607231">
      <w:bodyDiv w:val="1"/>
      <w:marLeft w:val="0"/>
      <w:marRight w:val="0"/>
      <w:marTop w:val="0"/>
      <w:marBottom w:val="0"/>
      <w:divBdr>
        <w:top w:val="none" w:sz="0" w:space="0" w:color="auto"/>
        <w:left w:val="none" w:sz="0" w:space="0" w:color="auto"/>
        <w:bottom w:val="none" w:sz="0" w:space="0" w:color="auto"/>
        <w:right w:val="none" w:sz="0" w:space="0" w:color="auto"/>
      </w:divBdr>
    </w:div>
    <w:div w:id="1434471582">
      <w:bodyDiv w:val="1"/>
      <w:marLeft w:val="0"/>
      <w:marRight w:val="0"/>
      <w:marTop w:val="0"/>
      <w:marBottom w:val="0"/>
      <w:divBdr>
        <w:top w:val="none" w:sz="0" w:space="0" w:color="auto"/>
        <w:left w:val="none" w:sz="0" w:space="0" w:color="auto"/>
        <w:bottom w:val="none" w:sz="0" w:space="0" w:color="auto"/>
        <w:right w:val="none" w:sz="0" w:space="0" w:color="auto"/>
      </w:divBdr>
    </w:div>
    <w:div w:id="1465469398">
      <w:bodyDiv w:val="1"/>
      <w:marLeft w:val="0"/>
      <w:marRight w:val="0"/>
      <w:marTop w:val="0"/>
      <w:marBottom w:val="0"/>
      <w:divBdr>
        <w:top w:val="none" w:sz="0" w:space="0" w:color="auto"/>
        <w:left w:val="none" w:sz="0" w:space="0" w:color="auto"/>
        <w:bottom w:val="none" w:sz="0" w:space="0" w:color="auto"/>
        <w:right w:val="none" w:sz="0" w:space="0" w:color="auto"/>
      </w:divBdr>
    </w:div>
    <w:div w:id="1503274895">
      <w:bodyDiv w:val="1"/>
      <w:marLeft w:val="0"/>
      <w:marRight w:val="0"/>
      <w:marTop w:val="0"/>
      <w:marBottom w:val="0"/>
      <w:divBdr>
        <w:top w:val="none" w:sz="0" w:space="0" w:color="auto"/>
        <w:left w:val="none" w:sz="0" w:space="0" w:color="auto"/>
        <w:bottom w:val="none" w:sz="0" w:space="0" w:color="auto"/>
        <w:right w:val="none" w:sz="0" w:space="0" w:color="auto"/>
      </w:divBdr>
    </w:div>
    <w:div w:id="1646426566">
      <w:bodyDiv w:val="1"/>
      <w:marLeft w:val="0"/>
      <w:marRight w:val="0"/>
      <w:marTop w:val="0"/>
      <w:marBottom w:val="0"/>
      <w:divBdr>
        <w:top w:val="none" w:sz="0" w:space="0" w:color="auto"/>
        <w:left w:val="none" w:sz="0" w:space="0" w:color="auto"/>
        <w:bottom w:val="none" w:sz="0" w:space="0" w:color="auto"/>
        <w:right w:val="none" w:sz="0" w:space="0" w:color="auto"/>
      </w:divBdr>
    </w:div>
    <w:div w:id="1722099214">
      <w:bodyDiv w:val="1"/>
      <w:marLeft w:val="0"/>
      <w:marRight w:val="0"/>
      <w:marTop w:val="0"/>
      <w:marBottom w:val="0"/>
      <w:divBdr>
        <w:top w:val="none" w:sz="0" w:space="0" w:color="auto"/>
        <w:left w:val="none" w:sz="0" w:space="0" w:color="auto"/>
        <w:bottom w:val="none" w:sz="0" w:space="0" w:color="auto"/>
        <w:right w:val="none" w:sz="0" w:space="0" w:color="auto"/>
      </w:divBdr>
    </w:div>
    <w:div w:id="1748647883">
      <w:bodyDiv w:val="1"/>
      <w:marLeft w:val="0"/>
      <w:marRight w:val="0"/>
      <w:marTop w:val="0"/>
      <w:marBottom w:val="0"/>
      <w:divBdr>
        <w:top w:val="none" w:sz="0" w:space="0" w:color="auto"/>
        <w:left w:val="none" w:sz="0" w:space="0" w:color="auto"/>
        <w:bottom w:val="none" w:sz="0" w:space="0" w:color="auto"/>
        <w:right w:val="none" w:sz="0" w:space="0" w:color="auto"/>
      </w:divBdr>
    </w:div>
    <w:div w:id="1771509751">
      <w:bodyDiv w:val="1"/>
      <w:marLeft w:val="0"/>
      <w:marRight w:val="0"/>
      <w:marTop w:val="0"/>
      <w:marBottom w:val="0"/>
      <w:divBdr>
        <w:top w:val="none" w:sz="0" w:space="0" w:color="auto"/>
        <w:left w:val="none" w:sz="0" w:space="0" w:color="auto"/>
        <w:bottom w:val="none" w:sz="0" w:space="0" w:color="auto"/>
        <w:right w:val="none" w:sz="0" w:space="0" w:color="auto"/>
      </w:divBdr>
    </w:div>
    <w:div w:id="1808085130">
      <w:bodyDiv w:val="1"/>
      <w:marLeft w:val="0"/>
      <w:marRight w:val="0"/>
      <w:marTop w:val="0"/>
      <w:marBottom w:val="0"/>
      <w:divBdr>
        <w:top w:val="none" w:sz="0" w:space="0" w:color="auto"/>
        <w:left w:val="none" w:sz="0" w:space="0" w:color="auto"/>
        <w:bottom w:val="none" w:sz="0" w:space="0" w:color="auto"/>
        <w:right w:val="none" w:sz="0" w:space="0" w:color="auto"/>
      </w:divBdr>
    </w:div>
    <w:div w:id="1821848217">
      <w:bodyDiv w:val="1"/>
      <w:marLeft w:val="0"/>
      <w:marRight w:val="0"/>
      <w:marTop w:val="0"/>
      <w:marBottom w:val="0"/>
      <w:divBdr>
        <w:top w:val="none" w:sz="0" w:space="0" w:color="auto"/>
        <w:left w:val="none" w:sz="0" w:space="0" w:color="auto"/>
        <w:bottom w:val="none" w:sz="0" w:space="0" w:color="auto"/>
        <w:right w:val="none" w:sz="0" w:space="0" w:color="auto"/>
      </w:divBdr>
    </w:div>
    <w:div w:id="1884126482">
      <w:bodyDiv w:val="1"/>
      <w:marLeft w:val="0"/>
      <w:marRight w:val="0"/>
      <w:marTop w:val="0"/>
      <w:marBottom w:val="0"/>
      <w:divBdr>
        <w:top w:val="none" w:sz="0" w:space="0" w:color="auto"/>
        <w:left w:val="none" w:sz="0" w:space="0" w:color="auto"/>
        <w:bottom w:val="none" w:sz="0" w:space="0" w:color="auto"/>
        <w:right w:val="none" w:sz="0" w:space="0" w:color="auto"/>
      </w:divBdr>
    </w:div>
    <w:div w:id="1923492454">
      <w:bodyDiv w:val="1"/>
      <w:marLeft w:val="0"/>
      <w:marRight w:val="0"/>
      <w:marTop w:val="0"/>
      <w:marBottom w:val="0"/>
      <w:divBdr>
        <w:top w:val="none" w:sz="0" w:space="0" w:color="auto"/>
        <w:left w:val="none" w:sz="0" w:space="0" w:color="auto"/>
        <w:bottom w:val="none" w:sz="0" w:space="0" w:color="auto"/>
        <w:right w:val="none" w:sz="0" w:space="0" w:color="auto"/>
      </w:divBdr>
    </w:div>
    <w:div w:id="194799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cbi.nlm.nih.gov/pmc/articles/PMC2935126/"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hyperlink" Target="http://www.stats.gov.cn/tjsj/ndsj/2020/indexeh.htm" TargetMode="External"/><Relationship Id="rId3" Type="http://schemas.openxmlformats.org/officeDocument/2006/relationships/styles" Target="styles.xml"/><Relationship Id="rId21" Type="http://schemas.openxmlformats.org/officeDocument/2006/relationships/hyperlink" Target="https://doi.org/10.22004/ag.econ.259027"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ata.worldbank.org/" TargetMode="External"/><Relationship Id="rId17" Type="http://schemas.openxmlformats.org/officeDocument/2006/relationships/image" Target="media/image6.emf"/><Relationship Id="rId25" Type="http://schemas.openxmlformats.org/officeDocument/2006/relationships/hyperlink" Target="https://www.prb.org/2020-world-population-data-sheet/"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www.bluefood.earth/"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yperlink" Target="https://www.worldbank.org/en/programs/icp"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doi.org/10.4060/ca9229en" TargetMode="External"/><Relationship Id="rId28" Type="http://schemas.openxmlformats.org/officeDocument/2006/relationships/hyperlink" Target="http://asof.cl/wordpress/wp-content/uploads/2016/08/Caracterizacion-comerc-PyM-Ferias-Libres-RM.pdf" TargetMode="Externa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hyperlink" Target="http://www.fao.org/faostat/en/" TargetMode="External"/><Relationship Id="rId27" Type="http://schemas.openxmlformats.org/officeDocument/2006/relationships/hyperlink" Target="https://www.bcentral.cl/" TargetMode="External"/><Relationship Id="rId30" Type="http://schemas.openxmlformats.org/officeDocument/2006/relationships/footer" Target="footer1.xml"/><Relationship Id="rId35" Type="http://schemas.microsoft.com/office/2018/08/relationships/commentsExtensible" Target="commentsExtensi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A143D0-597D-AD47-8992-166D47F7869F}">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B4B79-3BC3-2442-9E51-0FCC2864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32</Pages>
  <Words>22544</Words>
  <Characters>128502</Characters>
  <Application>Microsoft Office Word</Application>
  <DocSecurity>0</DocSecurity>
  <Lines>1070</Lines>
  <Paragraphs>301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Rosamond L Naylor</dc:creator>
  <cp:keywords/>
  <dc:description/>
  <cp:lastModifiedBy>Malin Jonell</cp:lastModifiedBy>
  <cp:revision>3</cp:revision>
  <cp:lastPrinted>2021-05-11T20:03:00Z</cp:lastPrinted>
  <dcterms:created xsi:type="dcterms:W3CDTF">2021-05-20T06:56:00Z</dcterms:created>
  <dcterms:modified xsi:type="dcterms:W3CDTF">2021-05-20T08:03:00Z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documentId_6571</vt:lpwstr>
  </property>
  <property fmtid="{D5CDD505-2E9C-101B-9397-08002B2CF9AE}" pid="3" name="grammarly_documentContext">
    <vt:lpwstr>{"goals":[],"domain":"general","emotions":[],"dialect":"american"}</vt:lpwstr>
  </property>
</Properties>
</file>